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108" w:type="dxa"/>
        <w:tblLayout w:type="fixed"/>
        <w:tblLook w:val="01E0" w:firstRow="1" w:lastRow="1" w:firstColumn="1" w:lastColumn="1" w:noHBand="0" w:noVBand="0"/>
      </w:tblPr>
      <w:tblGrid>
        <w:gridCol w:w="2268"/>
        <w:gridCol w:w="350"/>
        <w:gridCol w:w="76"/>
        <w:gridCol w:w="1309"/>
        <w:gridCol w:w="703"/>
        <w:gridCol w:w="964"/>
        <w:gridCol w:w="1592"/>
        <w:gridCol w:w="2377"/>
      </w:tblGrid>
      <w:tr w:rsidR="00DF2172" w:rsidRPr="007266D4" w14:paraId="304E43C2" w14:textId="77777777" w:rsidTr="00340110">
        <w:trPr>
          <w:trHeight w:val="454"/>
        </w:trPr>
        <w:tc>
          <w:tcPr>
            <w:tcW w:w="9639" w:type="dxa"/>
            <w:gridSpan w:val="8"/>
            <w:tcBorders>
              <w:top w:val="single" w:sz="4" w:space="0" w:color="auto"/>
              <w:left w:val="single" w:sz="4" w:space="0" w:color="auto"/>
              <w:right w:val="single" w:sz="4" w:space="0" w:color="auto"/>
            </w:tcBorders>
            <w:vAlign w:val="center"/>
          </w:tcPr>
          <w:p w14:paraId="0966300E" w14:textId="77777777" w:rsidR="00DF2172" w:rsidRPr="007266D4" w:rsidRDefault="00887328" w:rsidP="00887328">
            <w:pPr>
              <w:rPr>
                <w:b/>
              </w:rPr>
            </w:pPr>
            <w:r>
              <w:rPr>
                <w:b/>
                <w:sz w:val="24"/>
                <w:szCs w:val="24"/>
              </w:rPr>
              <w:t xml:space="preserve">MOC Formulier - </w:t>
            </w:r>
            <w:r w:rsidR="00DF2172">
              <w:rPr>
                <w:b/>
                <w:sz w:val="24"/>
                <w:szCs w:val="24"/>
              </w:rPr>
              <w:t xml:space="preserve">Aanvraag voor wijzigingen </w:t>
            </w:r>
            <w:r>
              <w:rPr>
                <w:b/>
                <w:sz w:val="24"/>
                <w:szCs w:val="24"/>
              </w:rPr>
              <w:t xml:space="preserve"> </w:t>
            </w:r>
          </w:p>
        </w:tc>
      </w:tr>
      <w:tr w:rsidR="00DF2172" w:rsidRPr="007266D4" w14:paraId="53440123" w14:textId="77777777" w:rsidTr="00340110">
        <w:trPr>
          <w:trHeight w:val="454"/>
        </w:trPr>
        <w:tc>
          <w:tcPr>
            <w:tcW w:w="2618" w:type="dxa"/>
            <w:gridSpan w:val="2"/>
            <w:tcBorders>
              <w:top w:val="single" w:sz="4" w:space="0" w:color="auto"/>
              <w:left w:val="single" w:sz="4" w:space="0" w:color="auto"/>
            </w:tcBorders>
            <w:vAlign w:val="center"/>
          </w:tcPr>
          <w:p w14:paraId="458A2592" w14:textId="77777777" w:rsidR="00857805" w:rsidRDefault="00DF2172" w:rsidP="00857805">
            <w:pPr>
              <w:rPr>
                <w:rFonts w:cs="Tahoma"/>
                <w:sz w:val="18"/>
                <w:szCs w:val="22"/>
              </w:rPr>
            </w:pPr>
            <w:r w:rsidRPr="007266D4">
              <w:rPr>
                <w:rFonts w:cs="Tahoma"/>
                <w:b/>
                <w:szCs w:val="22"/>
              </w:rPr>
              <w:t xml:space="preserve">Datum </w:t>
            </w:r>
            <w:r>
              <w:rPr>
                <w:rFonts w:cs="Tahoma"/>
                <w:b/>
                <w:szCs w:val="22"/>
              </w:rPr>
              <w:t>aanvraag</w:t>
            </w:r>
            <w:r w:rsidRPr="00857805">
              <w:rPr>
                <w:rFonts w:cs="Tahoma"/>
                <w:sz w:val="18"/>
                <w:szCs w:val="22"/>
              </w:rPr>
              <w:t>:</w:t>
            </w:r>
          </w:p>
          <w:p w14:paraId="5FD01F70" w14:textId="77777777" w:rsidR="00DF2172" w:rsidRPr="007266D4" w:rsidRDefault="00DF2172" w:rsidP="00857805">
            <w:pPr>
              <w:rPr>
                <w:b/>
              </w:rPr>
            </w:pPr>
          </w:p>
        </w:tc>
        <w:tc>
          <w:tcPr>
            <w:tcW w:w="2088" w:type="dxa"/>
            <w:gridSpan w:val="3"/>
            <w:tcBorders>
              <w:top w:val="single" w:sz="4" w:space="0" w:color="auto"/>
            </w:tcBorders>
            <w:vAlign w:val="center"/>
          </w:tcPr>
          <w:p w14:paraId="4E52FDE1" w14:textId="77777777" w:rsidR="00DF2172" w:rsidRPr="007266D4" w:rsidRDefault="00DF2172" w:rsidP="00340110">
            <w:pPr>
              <w:rPr>
                <w:b/>
              </w:rPr>
            </w:pPr>
          </w:p>
        </w:tc>
        <w:tc>
          <w:tcPr>
            <w:tcW w:w="2556" w:type="dxa"/>
            <w:gridSpan w:val="2"/>
            <w:tcBorders>
              <w:top w:val="single" w:sz="4" w:space="0" w:color="auto"/>
            </w:tcBorders>
            <w:vAlign w:val="center"/>
          </w:tcPr>
          <w:p w14:paraId="60E273AF" w14:textId="77777777" w:rsidR="00DF2172" w:rsidRPr="007266D4" w:rsidRDefault="00DF2172" w:rsidP="00340110">
            <w:pPr>
              <w:rPr>
                <w:b/>
              </w:rPr>
            </w:pPr>
            <w:r>
              <w:rPr>
                <w:rFonts w:cs="Tahoma"/>
                <w:b/>
                <w:szCs w:val="22"/>
              </w:rPr>
              <w:t>MOC</w:t>
            </w:r>
            <w:r w:rsidRPr="007266D4">
              <w:rPr>
                <w:rFonts w:cs="Tahoma"/>
                <w:b/>
                <w:szCs w:val="22"/>
              </w:rPr>
              <w:t xml:space="preserve"> nummer:</w:t>
            </w:r>
          </w:p>
        </w:tc>
        <w:tc>
          <w:tcPr>
            <w:tcW w:w="2377" w:type="dxa"/>
            <w:tcBorders>
              <w:top w:val="single" w:sz="4" w:space="0" w:color="auto"/>
              <w:right w:val="single" w:sz="4" w:space="0" w:color="auto"/>
            </w:tcBorders>
            <w:vAlign w:val="center"/>
          </w:tcPr>
          <w:p w14:paraId="6A7CDD55" w14:textId="77777777" w:rsidR="00DF2172" w:rsidRPr="007266D4" w:rsidRDefault="00DF2172" w:rsidP="00340110">
            <w:pPr>
              <w:rPr>
                <w:b/>
              </w:rPr>
            </w:pPr>
          </w:p>
        </w:tc>
      </w:tr>
      <w:tr w:rsidR="00DF2172" w:rsidRPr="007266D4" w14:paraId="22FF0C62" w14:textId="77777777" w:rsidTr="00340110">
        <w:trPr>
          <w:trHeight w:val="340"/>
        </w:trPr>
        <w:tc>
          <w:tcPr>
            <w:tcW w:w="2618" w:type="dxa"/>
            <w:gridSpan w:val="2"/>
            <w:tcBorders>
              <w:left w:val="single" w:sz="4" w:space="0" w:color="auto"/>
              <w:bottom w:val="dashSmallGap" w:sz="4" w:space="0" w:color="auto"/>
            </w:tcBorders>
            <w:vAlign w:val="center"/>
          </w:tcPr>
          <w:p w14:paraId="72EC6DD5" w14:textId="77777777" w:rsidR="00DF2172" w:rsidRPr="000C201D" w:rsidRDefault="00DF2172" w:rsidP="00340110"/>
        </w:tc>
        <w:tc>
          <w:tcPr>
            <w:tcW w:w="2088" w:type="dxa"/>
            <w:gridSpan w:val="3"/>
            <w:tcBorders>
              <w:bottom w:val="dashSmallGap" w:sz="4" w:space="0" w:color="auto"/>
            </w:tcBorders>
            <w:vAlign w:val="center"/>
          </w:tcPr>
          <w:p w14:paraId="733E8793" w14:textId="77777777" w:rsidR="00DF2172" w:rsidRPr="007266D4" w:rsidRDefault="00DF2172" w:rsidP="00340110">
            <w:pPr>
              <w:rPr>
                <w:b/>
              </w:rPr>
            </w:pPr>
          </w:p>
        </w:tc>
        <w:tc>
          <w:tcPr>
            <w:tcW w:w="2556" w:type="dxa"/>
            <w:gridSpan w:val="2"/>
            <w:tcBorders>
              <w:bottom w:val="dashSmallGap" w:sz="4" w:space="0" w:color="auto"/>
            </w:tcBorders>
            <w:vAlign w:val="center"/>
          </w:tcPr>
          <w:p w14:paraId="40E414B4" w14:textId="77777777" w:rsidR="00DF2172" w:rsidRPr="007266D4" w:rsidRDefault="00DF2172" w:rsidP="00340110">
            <w:pPr>
              <w:rPr>
                <w:b/>
              </w:rPr>
            </w:pPr>
          </w:p>
        </w:tc>
        <w:tc>
          <w:tcPr>
            <w:tcW w:w="2377" w:type="dxa"/>
            <w:tcBorders>
              <w:bottom w:val="dashSmallGap" w:sz="4" w:space="0" w:color="auto"/>
              <w:right w:val="single" w:sz="4" w:space="0" w:color="auto"/>
            </w:tcBorders>
            <w:vAlign w:val="center"/>
          </w:tcPr>
          <w:p w14:paraId="08FB1270" w14:textId="77777777" w:rsidR="00DF2172" w:rsidRPr="007266D4" w:rsidRDefault="00DF2172" w:rsidP="00340110">
            <w:pPr>
              <w:rPr>
                <w:i/>
                <w:sz w:val="18"/>
                <w:szCs w:val="18"/>
              </w:rPr>
            </w:pPr>
            <w:r w:rsidRPr="007266D4">
              <w:rPr>
                <w:i/>
                <w:sz w:val="18"/>
                <w:szCs w:val="18"/>
              </w:rPr>
              <w:t xml:space="preserve">(wordt toegekend tijdens bespreking </w:t>
            </w:r>
            <w:r>
              <w:rPr>
                <w:i/>
                <w:sz w:val="18"/>
                <w:szCs w:val="18"/>
              </w:rPr>
              <w:t>MOC</w:t>
            </w:r>
            <w:r w:rsidRPr="007266D4">
              <w:rPr>
                <w:i/>
                <w:sz w:val="18"/>
                <w:szCs w:val="18"/>
              </w:rPr>
              <w:t>)</w:t>
            </w:r>
          </w:p>
        </w:tc>
      </w:tr>
      <w:tr w:rsidR="00DF2172" w:rsidRPr="007266D4" w14:paraId="43C7BAC7" w14:textId="77777777" w:rsidTr="00340110">
        <w:trPr>
          <w:trHeight w:val="340"/>
        </w:trPr>
        <w:tc>
          <w:tcPr>
            <w:tcW w:w="9639" w:type="dxa"/>
            <w:gridSpan w:val="8"/>
            <w:tcBorders>
              <w:left w:val="single" w:sz="4" w:space="0" w:color="auto"/>
              <w:right w:val="single" w:sz="4" w:space="0" w:color="auto"/>
            </w:tcBorders>
            <w:vAlign w:val="center"/>
          </w:tcPr>
          <w:p w14:paraId="2D8AE032" w14:textId="77777777" w:rsidR="00DF2172" w:rsidRPr="007266D4" w:rsidRDefault="00DF2172" w:rsidP="00340110">
            <w:pPr>
              <w:rPr>
                <w:b/>
              </w:rPr>
            </w:pPr>
            <w:r w:rsidRPr="007266D4">
              <w:rPr>
                <w:rFonts w:cs="Tahoma"/>
                <w:b/>
                <w:szCs w:val="22"/>
              </w:rPr>
              <w:t>Type wijziging</w:t>
            </w:r>
            <w:r w:rsidRPr="007266D4">
              <w:rPr>
                <w:rFonts w:cs="Tahoma"/>
                <w:szCs w:val="22"/>
              </w:rPr>
              <w:t xml:space="preserve"> </w:t>
            </w:r>
            <w:r w:rsidRPr="007266D4">
              <w:rPr>
                <w:rFonts w:cs="Tahoma"/>
                <w:sz w:val="18"/>
                <w:szCs w:val="18"/>
              </w:rPr>
              <w:t>(aankruisen wat van toepassing is)</w:t>
            </w:r>
          </w:p>
        </w:tc>
      </w:tr>
      <w:tr w:rsidR="00B8561A" w:rsidRPr="007266D4" w14:paraId="3E69109D" w14:textId="77777777" w:rsidTr="000329EA">
        <w:trPr>
          <w:trHeight w:val="340"/>
        </w:trPr>
        <w:tc>
          <w:tcPr>
            <w:tcW w:w="9639" w:type="dxa"/>
            <w:gridSpan w:val="8"/>
            <w:tcBorders>
              <w:left w:val="single" w:sz="4" w:space="0" w:color="auto"/>
              <w:right w:val="single" w:sz="4" w:space="0" w:color="auto"/>
            </w:tcBorders>
            <w:vAlign w:val="center"/>
          </w:tcPr>
          <w:p w14:paraId="60552B40" w14:textId="77777777" w:rsidR="00B8561A" w:rsidRPr="00B8561A" w:rsidRDefault="00B8561A" w:rsidP="00BC3A87">
            <w:pPr>
              <w:pStyle w:val="Kop3"/>
              <w:numPr>
                <w:ilvl w:val="0"/>
                <w:numId w:val="0"/>
              </w:numPr>
              <w:rPr>
                <w:b/>
                <w:lang w:val="nl-NL"/>
              </w:rPr>
            </w:pPr>
            <w:r w:rsidRPr="000D5CBE">
              <w:rPr>
                <w:lang w:val="nl-NL"/>
              </w:rPr>
              <w:t>Is wijziging een vervanging binnen de vastgelegde specificaties van bestaande apparatuur of installatie en/of onderdelen</w:t>
            </w:r>
            <w:r w:rsidR="00625636">
              <w:rPr>
                <w:lang w:val="nl-NL"/>
              </w:rPr>
              <w:t xml:space="preserve">?  </w:t>
            </w:r>
            <w:r w:rsidRPr="000D5CBE">
              <w:rPr>
                <w:sz w:val="18"/>
                <w:szCs w:val="18"/>
                <w:lang w:val="nl-NL"/>
              </w:rPr>
              <w:t xml:space="preserve"> </w:t>
            </w:r>
            <w:r w:rsidR="00BC3A87" w:rsidRPr="000D5CBE">
              <w:rPr>
                <w:b/>
                <w:szCs w:val="18"/>
                <w:lang w:val="nl-NL"/>
              </w:rPr>
              <w:t>N</w:t>
            </w:r>
            <w:r w:rsidRPr="000D5CBE">
              <w:rPr>
                <w:b/>
                <w:szCs w:val="18"/>
                <w:lang w:val="nl-NL"/>
              </w:rPr>
              <w:t>ee</w:t>
            </w:r>
            <w:r w:rsidR="00BC3A87">
              <w:rPr>
                <w:b/>
                <w:szCs w:val="18"/>
                <w:lang w:val="nl-NL"/>
              </w:rPr>
              <w:t xml:space="preserve"> </w:t>
            </w:r>
            <w:sdt>
              <w:sdtPr>
                <w:rPr>
                  <w:rFonts w:cs="Arial"/>
                  <w:sz w:val="22"/>
                  <w:szCs w:val="19"/>
                  <w:lang w:val="nl-NL"/>
                </w:rPr>
                <w:id w:val="1405035645"/>
                <w14:checkbox>
                  <w14:checked w14:val="0"/>
                  <w14:checkedState w14:val="2612" w14:font="MS Gothic"/>
                  <w14:uncheckedState w14:val="2610" w14:font="MS Gothic"/>
                </w14:checkbox>
              </w:sdtPr>
              <w:sdtEndPr/>
              <w:sdtContent>
                <w:r w:rsidR="00A96319">
                  <w:rPr>
                    <w:rFonts w:ascii="MS Gothic" w:eastAsia="MS Gothic" w:hAnsi="MS Gothic" w:cs="Arial" w:hint="eastAsia"/>
                    <w:sz w:val="22"/>
                    <w:szCs w:val="19"/>
                    <w:lang w:val="nl-NL"/>
                  </w:rPr>
                  <w:t>☐</w:t>
                </w:r>
              </w:sdtContent>
            </w:sdt>
            <w:r w:rsidR="00BC3A87" w:rsidRPr="00BC3A87">
              <w:rPr>
                <w:rFonts w:cs="Arial"/>
                <w:sz w:val="19"/>
                <w:szCs w:val="19"/>
                <w:lang w:val="nl-NL"/>
              </w:rPr>
              <w:t xml:space="preserve">  </w:t>
            </w:r>
            <w:r w:rsidR="000D5CBE" w:rsidRPr="000D5CBE">
              <w:rPr>
                <w:sz w:val="18"/>
                <w:szCs w:val="18"/>
                <w:lang w:val="nl-NL"/>
              </w:rPr>
              <w:t xml:space="preserve">, </w:t>
            </w:r>
            <w:r w:rsidR="00CE5766">
              <w:rPr>
                <w:sz w:val="18"/>
                <w:szCs w:val="18"/>
                <w:lang w:val="nl-NL"/>
              </w:rPr>
              <w:t>dien MOC aanvraag in</w:t>
            </w:r>
            <w:r w:rsidR="000D5CBE" w:rsidRPr="000D5CBE">
              <w:rPr>
                <w:sz w:val="18"/>
                <w:szCs w:val="18"/>
                <w:lang w:val="nl-NL"/>
              </w:rPr>
              <w:t xml:space="preserve">; </w:t>
            </w:r>
            <w:sdt>
              <w:sdtPr>
                <w:rPr>
                  <w:rFonts w:cs="Arial"/>
                  <w:szCs w:val="19"/>
                  <w:lang w:val="nl-NL"/>
                </w:rPr>
                <w:id w:val="2014334326"/>
                <w14:checkbox>
                  <w14:checked w14:val="0"/>
                  <w14:checkedState w14:val="2612" w14:font="MS Gothic"/>
                  <w14:uncheckedState w14:val="2610" w14:font="MS Gothic"/>
                </w14:checkbox>
              </w:sdtPr>
              <w:sdtEndPr/>
              <w:sdtContent>
                <w:r w:rsidR="00BC3A87" w:rsidRPr="00BC3A87">
                  <w:rPr>
                    <w:rFonts w:ascii="MS Gothic" w:eastAsia="MS Gothic" w:hAnsi="MS Gothic" w:cs="MS Gothic" w:hint="eastAsia"/>
                    <w:szCs w:val="19"/>
                    <w:lang w:val="nl-NL"/>
                  </w:rPr>
                  <w:t>☐</w:t>
                </w:r>
              </w:sdtContent>
            </w:sdt>
            <w:r w:rsidR="00BC3A87" w:rsidRPr="00BC3A87">
              <w:rPr>
                <w:rFonts w:cs="Arial"/>
                <w:szCs w:val="19"/>
                <w:lang w:val="nl-NL"/>
              </w:rPr>
              <w:t xml:space="preserve">   </w:t>
            </w:r>
            <w:r w:rsidR="00625636">
              <w:rPr>
                <w:sz w:val="18"/>
                <w:szCs w:val="18"/>
                <w:lang w:val="nl-NL"/>
              </w:rPr>
              <w:t xml:space="preserve"> </w:t>
            </w:r>
            <w:r w:rsidR="000D5CBE" w:rsidRPr="000D5CBE">
              <w:rPr>
                <w:sz w:val="18"/>
                <w:szCs w:val="18"/>
                <w:lang w:val="nl-NL"/>
              </w:rPr>
              <w:t xml:space="preserve"> </w:t>
            </w:r>
            <w:r w:rsidR="000D5CBE" w:rsidRPr="000D5CBE">
              <w:rPr>
                <w:b/>
                <w:lang w:val="nl-NL"/>
              </w:rPr>
              <w:t>ja</w:t>
            </w:r>
            <w:r w:rsidR="00625636">
              <w:rPr>
                <w:b/>
                <w:lang w:val="nl-NL"/>
              </w:rPr>
              <w:t xml:space="preserve">, </w:t>
            </w:r>
            <w:r w:rsidRPr="000D5CBE">
              <w:rPr>
                <w:sz w:val="18"/>
                <w:szCs w:val="18"/>
                <w:lang w:val="nl-NL"/>
              </w:rPr>
              <w:t>stop geen MOC</w:t>
            </w:r>
            <w:r w:rsidR="00625636">
              <w:rPr>
                <w:sz w:val="18"/>
                <w:szCs w:val="18"/>
                <w:lang w:val="nl-NL"/>
              </w:rPr>
              <w:t>-wijziging</w:t>
            </w:r>
            <w:r w:rsidRPr="000D5CBE">
              <w:rPr>
                <w:sz w:val="18"/>
                <w:szCs w:val="18"/>
                <w:lang w:val="nl-NL"/>
              </w:rPr>
              <w:t xml:space="preserve">; </w:t>
            </w:r>
          </w:p>
        </w:tc>
      </w:tr>
      <w:tr w:rsidR="00DF2172" w:rsidRPr="007266D4" w14:paraId="3E59960F" w14:textId="77777777" w:rsidTr="00340110">
        <w:trPr>
          <w:trHeight w:val="340"/>
        </w:trPr>
        <w:tc>
          <w:tcPr>
            <w:tcW w:w="4706" w:type="dxa"/>
            <w:gridSpan w:val="5"/>
            <w:tcBorders>
              <w:left w:val="single" w:sz="4" w:space="0" w:color="auto"/>
            </w:tcBorders>
            <w:vAlign w:val="center"/>
          </w:tcPr>
          <w:p w14:paraId="5FAF331F" w14:textId="77777777" w:rsidR="00DF2172" w:rsidRPr="00A96319" w:rsidRDefault="0095571A" w:rsidP="00EB3C00">
            <w:pPr>
              <w:ind w:left="34"/>
              <w:rPr>
                <w:b/>
              </w:rPr>
            </w:pPr>
            <w:sdt>
              <w:sdtPr>
                <w:rPr>
                  <w:rFonts w:cs="Arial"/>
                </w:rPr>
                <w:id w:val="-1772619554"/>
                <w14:checkbox>
                  <w14:checked w14:val="0"/>
                  <w14:checkedState w14:val="2612" w14:font="MS Gothic"/>
                  <w14:uncheckedState w14:val="2610" w14:font="MS Gothic"/>
                </w14:checkbox>
              </w:sdtPr>
              <w:sdtEndPr/>
              <w:sdtContent>
                <w:r w:rsidR="00A96319" w:rsidRPr="00A96319">
                  <w:rPr>
                    <w:rFonts w:ascii="MS Gothic" w:eastAsia="MS Gothic" w:hAnsi="MS Gothic" w:cs="MS Gothic" w:hint="eastAsia"/>
                  </w:rPr>
                  <w:t>☐</w:t>
                </w:r>
              </w:sdtContent>
            </w:sdt>
            <w:r w:rsidR="00A96319" w:rsidRPr="00A96319">
              <w:rPr>
                <w:rFonts w:cs="Arial"/>
              </w:rPr>
              <w:t xml:space="preserve">   </w:t>
            </w:r>
            <w:r w:rsidR="00FE2B6E" w:rsidRPr="00A96319">
              <w:rPr>
                <w:rFonts w:cs="Tahoma"/>
              </w:rPr>
              <w:t>Blijvende wijziging (gepland)</w:t>
            </w:r>
          </w:p>
        </w:tc>
        <w:tc>
          <w:tcPr>
            <w:tcW w:w="2556" w:type="dxa"/>
            <w:gridSpan w:val="2"/>
            <w:vAlign w:val="center"/>
          </w:tcPr>
          <w:p w14:paraId="5F490F2A" w14:textId="77777777" w:rsidR="00DF2172" w:rsidRPr="007266D4" w:rsidRDefault="00DF2172" w:rsidP="00340110">
            <w:pPr>
              <w:rPr>
                <w:b/>
              </w:rPr>
            </w:pPr>
          </w:p>
        </w:tc>
        <w:tc>
          <w:tcPr>
            <w:tcW w:w="2377" w:type="dxa"/>
            <w:tcBorders>
              <w:right w:val="single" w:sz="4" w:space="0" w:color="auto"/>
            </w:tcBorders>
            <w:vAlign w:val="center"/>
          </w:tcPr>
          <w:p w14:paraId="10D7B579" w14:textId="77777777" w:rsidR="00DF2172" w:rsidRPr="007266D4" w:rsidRDefault="00DF2172" w:rsidP="00340110">
            <w:pPr>
              <w:rPr>
                <w:b/>
              </w:rPr>
            </w:pPr>
          </w:p>
        </w:tc>
      </w:tr>
      <w:tr w:rsidR="00DF2172" w:rsidRPr="007266D4" w14:paraId="5F3A9379" w14:textId="77777777" w:rsidTr="00340110">
        <w:trPr>
          <w:trHeight w:val="340"/>
        </w:trPr>
        <w:tc>
          <w:tcPr>
            <w:tcW w:w="4706" w:type="dxa"/>
            <w:gridSpan w:val="5"/>
            <w:tcBorders>
              <w:left w:val="single" w:sz="4" w:space="0" w:color="auto"/>
            </w:tcBorders>
            <w:vAlign w:val="center"/>
          </w:tcPr>
          <w:p w14:paraId="0DDE92A5" w14:textId="77777777" w:rsidR="00DF2172" w:rsidRPr="00A96319" w:rsidRDefault="0095571A" w:rsidP="00EB3C00">
            <w:pPr>
              <w:ind w:left="34"/>
              <w:rPr>
                <w:b/>
              </w:rPr>
            </w:pPr>
            <w:sdt>
              <w:sdtPr>
                <w:rPr>
                  <w:rFonts w:cs="Arial"/>
                </w:rPr>
                <w:id w:val="1854222364"/>
                <w14:checkbox>
                  <w14:checked w14:val="0"/>
                  <w14:checkedState w14:val="2612" w14:font="MS Gothic"/>
                  <w14:uncheckedState w14:val="2610" w14:font="MS Gothic"/>
                </w14:checkbox>
              </w:sdtPr>
              <w:sdtEndPr/>
              <w:sdtContent>
                <w:r w:rsidR="00A96319" w:rsidRPr="00A96319">
                  <w:rPr>
                    <w:rFonts w:ascii="MS Gothic" w:eastAsia="MS Gothic" w:hAnsi="MS Gothic" w:cs="MS Gothic" w:hint="eastAsia"/>
                  </w:rPr>
                  <w:t>☐</w:t>
                </w:r>
              </w:sdtContent>
            </w:sdt>
            <w:r w:rsidR="00A96319" w:rsidRPr="00A96319">
              <w:rPr>
                <w:rFonts w:cs="Arial"/>
              </w:rPr>
              <w:t xml:space="preserve">   </w:t>
            </w:r>
            <w:r w:rsidR="00FE2B6E" w:rsidRPr="00A96319">
              <w:rPr>
                <w:rFonts w:cs="Tahoma"/>
              </w:rPr>
              <w:t>Tijdelijke wijziging (gepland)</w:t>
            </w:r>
          </w:p>
        </w:tc>
        <w:tc>
          <w:tcPr>
            <w:tcW w:w="2556" w:type="dxa"/>
            <w:gridSpan w:val="2"/>
            <w:vAlign w:val="center"/>
          </w:tcPr>
          <w:p w14:paraId="2EAC8B93" w14:textId="77777777" w:rsidR="00DF2172" w:rsidRPr="007266D4" w:rsidRDefault="00FE2B6E" w:rsidP="00340110">
            <w:pPr>
              <w:rPr>
                <w:b/>
              </w:rPr>
            </w:pPr>
            <w:r w:rsidRPr="007266D4">
              <w:rPr>
                <w:rFonts w:cs="Tahoma"/>
                <w:szCs w:val="22"/>
              </w:rPr>
              <w:t>Duur tijdelijke wijziging:</w:t>
            </w:r>
          </w:p>
        </w:tc>
        <w:tc>
          <w:tcPr>
            <w:tcW w:w="2377" w:type="dxa"/>
            <w:tcBorders>
              <w:right w:val="single" w:sz="4" w:space="0" w:color="auto"/>
            </w:tcBorders>
            <w:vAlign w:val="center"/>
          </w:tcPr>
          <w:p w14:paraId="2C7352C1" w14:textId="77777777" w:rsidR="00DF2172" w:rsidRPr="007266D4" w:rsidRDefault="00DF2172" w:rsidP="00340110">
            <w:pPr>
              <w:rPr>
                <w:b/>
              </w:rPr>
            </w:pPr>
          </w:p>
        </w:tc>
      </w:tr>
      <w:tr w:rsidR="00086F25" w:rsidRPr="007266D4" w14:paraId="23E764E6" w14:textId="77777777" w:rsidTr="00086F25">
        <w:trPr>
          <w:trHeight w:val="340"/>
        </w:trPr>
        <w:tc>
          <w:tcPr>
            <w:tcW w:w="7262" w:type="dxa"/>
            <w:gridSpan w:val="7"/>
            <w:tcBorders>
              <w:left w:val="single" w:sz="4" w:space="0" w:color="auto"/>
            </w:tcBorders>
            <w:vAlign w:val="center"/>
          </w:tcPr>
          <w:p w14:paraId="65386F3B" w14:textId="77777777" w:rsidR="00086F25" w:rsidRPr="00A96319" w:rsidRDefault="0095571A" w:rsidP="00EB3C00">
            <w:pPr>
              <w:ind w:left="34"/>
              <w:rPr>
                <w:b/>
              </w:rPr>
            </w:pPr>
            <w:sdt>
              <w:sdtPr>
                <w:rPr>
                  <w:rFonts w:cs="Arial"/>
                </w:rPr>
                <w:id w:val="-2104405860"/>
                <w14:checkbox>
                  <w14:checked w14:val="0"/>
                  <w14:checkedState w14:val="2612" w14:font="MS Gothic"/>
                  <w14:uncheckedState w14:val="2610" w14:font="MS Gothic"/>
                </w14:checkbox>
              </w:sdtPr>
              <w:sdtEndPr/>
              <w:sdtContent>
                <w:r w:rsidR="00A96319">
                  <w:rPr>
                    <w:rFonts w:ascii="MS Gothic" w:eastAsia="MS Gothic" w:hAnsi="MS Gothic" w:cs="Arial" w:hint="eastAsia"/>
                  </w:rPr>
                  <w:t>☐</w:t>
                </w:r>
              </w:sdtContent>
            </w:sdt>
            <w:r w:rsidR="00A96319" w:rsidRPr="00A96319">
              <w:rPr>
                <w:rFonts w:cs="Arial"/>
              </w:rPr>
              <w:t xml:space="preserve">   </w:t>
            </w:r>
            <w:r w:rsidR="00086F25" w:rsidRPr="00A96319">
              <w:rPr>
                <w:rFonts w:cs="Tahoma"/>
              </w:rPr>
              <w:t xml:space="preserve">Noodmaatregel i.v.m. voorkomen incident  of n.a.v. incident </w:t>
            </w:r>
          </w:p>
        </w:tc>
        <w:tc>
          <w:tcPr>
            <w:tcW w:w="2377" w:type="dxa"/>
            <w:tcBorders>
              <w:right w:val="single" w:sz="4" w:space="0" w:color="auto"/>
            </w:tcBorders>
            <w:vAlign w:val="center"/>
          </w:tcPr>
          <w:p w14:paraId="41102850" w14:textId="77777777" w:rsidR="00086F25" w:rsidRPr="00086F25" w:rsidRDefault="00086F25" w:rsidP="00340110">
            <w:pPr>
              <w:rPr>
                <w:i/>
              </w:rPr>
            </w:pPr>
            <w:r w:rsidRPr="00086F25">
              <w:rPr>
                <w:i/>
                <w:sz w:val="18"/>
              </w:rPr>
              <w:t>(binnen 24 h melden)</w:t>
            </w:r>
          </w:p>
        </w:tc>
      </w:tr>
      <w:tr w:rsidR="00DF2172" w:rsidRPr="007266D4" w14:paraId="60149E68" w14:textId="77777777" w:rsidTr="00F92633">
        <w:trPr>
          <w:trHeight w:val="340"/>
        </w:trPr>
        <w:tc>
          <w:tcPr>
            <w:tcW w:w="2268" w:type="dxa"/>
            <w:tcBorders>
              <w:top w:val="dashSmallGap" w:sz="4" w:space="0" w:color="auto"/>
              <w:left w:val="single" w:sz="4" w:space="0" w:color="auto"/>
            </w:tcBorders>
            <w:vAlign w:val="center"/>
          </w:tcPr>
          <w:p w14:paraId="7F168B3D" w14:textId="77777777" w:rsidR="00DF2172" w:rsidRPr="007266D4" w:rsidRDefault="00DF2172" w:rsidP="00340110">
            <w:pPr>
              <w:rPr>
                <w:b/>
              </w:rPr>
            </w:pPr>
            <w:r w:rsidRPr="007266D4">
              <w:rPr>
                <w:rFonts w:cs="Tahoma"/>
                <w:b/>
                <w:szCs w:val="22"/>
              </w:rPr>
              <w:t>Installatie onderdeel:</w:t>
            </w:r>
          </w:p>
        </w:tc>
        <w:tc>
          <w:tcPr>
            <w:tcW w:w="7371" w:type="dxa"/>
            <w:gridSpan w:val="7"/>
            <w:tcBorders>
              <w:top w:val="dashSmallGap" w:sz="4" w:space="0" w:color="auto"/>
              <w:right w:val="single" w:sz="4" w:space="0" w:color="auto"/>
            </w:tcBorders>
            <w:vAlign w:val="center"/>
          </w:tcPr>
          <w:p w14:paraId="1EE8B280" w14:textId="77777777" w:rsidR="00DF2172" w:rsidRPr="007266D4" w:rsidRDefault="00DF2172" w:rsidP="000C201D">
            <w:pPr>
              <w:rPr>
                <w:b/>
              </w:rPr>
            </w:pPr>
          </w:p>
        </w:tc>
      </w:tr>
      <w:tr w:rsidR="00DF2172" w:rsidRPr="007266D4" w14:paraId="3A7DC744" w14:textId="77777777" w:rsidTr="00340110">
        <w:trPr>
          <w:trHeight w:val="340"/>
        </w:trPr>
        <w:tc>
          <w:tcPr>
            <w:tcW w:w="9639" w:type="dxa"/>
            <w:gridSpan w:val="8"/>
            <w:tcBorders>
              <w:left w:val="single" w:sz="4" w:space="0" w:color="auto"/>
              <w:right w:val="single" w:sz="4" w:space="0" w:color="auto"/>
            </w:tcBorders>
            <w:vAlign w:val="center"/>
          </w:tcPr>
          <w:p w14:paraId="120DE7AE" w14:textId="77777777" w:rsidR="00DF2172" w:rsidRPr="007266D4" w:rsidRDefault="00DF2172" w:rsidP="00340110">
            <w:pPr>
              <w:rPr>
                <w:b/>
              </w:rPr>
            </w:pPr>
            <w:r w:rsidRPr="007266D4">
              <w:rPr>
                <w:rFonts w:cs="Tahoma"/>
                <w:b/>
                <w:szCs w:val="22"/>
              </w:rPr>
              <w:t>Volledige omschrijving gewenste wijziging:</w:t>
            </w:r>
            <w:r w:rsidRPr="007266D4">
              <w:rPr>
                <w:rFonts w:cs="Tahoma"/>
                <w:i/>
                <w:sz w:val="18"/>
                <w:szCs w:val="18"/>
              </w:rPr>
              <w:t xml:space="preserve"> (voeg eventueel diverse bijlagen toe</w:t>
            </w:r>
            <w:r w:rsidR="00025E01">
              <w:rPr>
                <w:rFonts w:cs="Tahoma"/>
                <w:i/>
                <w:sz w:val="18"/>
                <w:szCs w:val="18"/>
              </w:rPr>
              <w:t xml:space="preserve"> zoals P&amp;ID, tekening</w:t>
            </w:r>
            <w:r w:rsidR="00824339">
              <w:rPr>
                <w:rFonts w:cs="Tahoma"/>
                <w:i/>
                <w:sz w:val="18"/>
                <w:szCs w:val="18"/>
              </w:rPr>
              <w:t>, procesbeschrijving</w:t>
            </w:r>
            <w:r w:rsidRPr="007266D4">
              <w:rPr>
                <w:rFonts w:cs="Tahoma"/>
                <w:i/>
                <w:sz w:val="18"/>
                <w:szCs w:val="18"/>
              </w:rPr>
              <w:t>)</w:t>
            </w:r>
          </w:p>
        </w:tc>
      </w:tr>
      <w:tr w:rsidR="00DF2172" w:rsidRPr="007266D4" w14:paraId="175D6E70" w14:textId="77777777" w:rsidTr="00DF2172">
        <w:trPr>
          <w:trHeight w:val="3685"/>
        </w:trPr>
        <w:tc>
          <w:tcPr>
            <w:tcW w:w="9639" w:type="dxa"/>
            <w:gridSpan w:val="8"/>
            <w:tcBorders>
              <w:left w:val="single" w:sz="4" w:space="0" w:color="auto"/>
              <w:right w:val="single" w:sz="4" w:space="0" w:color="auto"/>
            </w:tcBorders>
          </w:tcPr>
          <w:p w14:paraId="203B2093" w14:textId="77777777" w:rsidR="000C201D" w:rsidRPr="007266D4" w:rsidRDefault="000C201D" w:rsidP="00275413">
            <w:pPr>
              <w:rPr>
                <w:b/>
              </w:rPr>
            </w:pPr>
          </w:p>
        </w:tc>
      </w:tr>
      <w:tr w:rsidR="00DF2172" w:rsidRPr="007266D4" w14:paraId="3AE1F9FF" w14:textId="77777777" w:rsidTr="00340110">
        <w:trPr>
          <w:trHeight w:val="340"/>
        </w:trPr>
        <w:tc>
          <w:tcPr>
            <w:tcW w:w="9639" w:type="dxa"/>
            <w:gridSpan w:val="8"/>
            <w:tcBorders>
              <w:left w:val="single" w:sz="4" w:space="0" w:color="auto"/>
              <w:right w:val="single" w:sz="4" w:space="0" w:color="auto"/>
            </w:tcBorders>
            <w:vAlign w:val="center"/>
          </w:tcPr>
          <w:p w14:paraId="766279A7" w14:textId="77777777" w:rsidR="00DF2172" w:rsidRPr="007266D4" w:rsidRDefault="00DF2172" w:rsidP="00340110">
            <w:pPr>
              <w:rPr>
                <w:b/>
              </w:rPr>
            </w:pPr>
            <w:r w:rsidRPr="007266D4">
              <w:rPr>
                <w:rFonts w:cs="Tahoma"/>
                <w:b/>
                <w:szCs w:val="22"/>
              </w:rPr>
              <w:t>Justificatie gewenste wijziging:</w:t>
            </w:r>
          </w:p>
        </w:tc>
      </w:tr>
      <w:tr w:rsidR="00DF2172" w:rsidRPr="007266D4" w14:paraId="20435DAC" w14:textId="77777777" w:rsidTr="00176FA4">
        <w:trPr>
          <w:trHeight w:val="539"/>
        </w:trPr>
        <w:tc>
          <w:tcPr>
            <w:tcW w:w="9639" w:type="dxa"/>
            <w:gridSpan w:val="8"/>
            <w:tcBorders>
              <w:left w:val="single" w:sz="4" w:space="0" w:color="auto"/>
              <w:right w:val="single" w:sz="4" w:space="0" w:color="auto"/>
            </w:tcBorders>
          </w:tcPr>
          <w:p w14:paraId="0A408F12" w14:textId="77777777" w:rsidR="00DF2172" w:rsidRDefault="00960C34" w:rsidP="00340110">
            <w:pPr>
              <w:rPr>
                <w:rFonts w:cs="Tahoma"/>
                <w:szCs w:val="22"/>
                <w:u w:val="single"/>
              </w:rPr>
            </w:pPr>
            <w:r>
              <w:rPr>
                <w:rFonts w:cs="Tahoma"/>
                <w:szCs w:val="22"/>
                <w:u w:val="single"/>
              </w:rPr>
              <w:t xml:space="preserve"> </w:t>
            </w:r>
          </w:p>
          <w:p w14:paraId="69BD5A70" w14:textId="77777777" w:rsidR="00CC74C5" w:rsidRPr="007266D4" w:rsidRDefault="00CC74C5" w:rsidP="00A864C3">
            <w:pPr>
              <w:rPr>
                <w:rFonts w:cs="Tahoma"/>
                <w:szCs w:val="22"/>
                <w:u w:val="single"/>
              </w:rPr>
            </w:pPr>
          </w:p>
        </w:tc>
      </w:tr>
      <w:tr w:rsidR="00DF2172" w:rsidRPr="007266D4" w14:paraId="335544EE" w14:textId="77777777" w:rsidTr="00340110">
        <w:trPr>
          <w:trHeight w:val="850"/>
        </w:trPr>
        <w:tc>
          <w:tcPr>
            <w:tcW w:w="4706" w:type="dxa"/>
            <w:gridSpan w:val="5"/>
            <w:tcBorders>
              <w:top w:val="dashSmallGap" w:sz="4" w:space="0" w:color="auto"/>
              <w:left w:val="single" w:sz="4" w:space="0" w:color="auto"/>
              <w:bottom w:val="single" w:sz="4" w:space="0" w:color="auto"/>
            </w:tcBorders>
          </w:tcPr>
          <w:p w14:paraId="536D40F0" w14:textId="77777777" w:rsidR="00A864C3" w:rsidRDefault="00DF2172" w:rsidP="00275413">
            <w:pPr>
              <w:tabs>
                <w:tab w:val="center" w:pos="2245"/>
              </w:tabs>
              <w:rPr>
                <w:rFonts w:cs="Tahoma"/>
                <w:szCs w:val="22"/>
                <w:u w:val="single"/>
              </w:rPr>
            </w:pPr>
            <w:r w:rsidRPr="007266D4">
              <w:rPr>
                <w:rFonts w:cs="Tahoma"/>
                <w:szCs w:val="22"/>
              </w:rPr>
              <w:t>Naam aanvrager:</w:t>
            </w:r>
            <w:r w:rsidR="00857805">
              <w:rPr>
                <w:rFonts w:cs="Tahoma"/>
                <w:szCs w:val="22"/>
              </w:rPr>
              <w:t xml:space="preserve"> </w:t>
            </w:r>
            <w:r w:rsidR="00A864C3">
              <w:rPr>
                <w:rFonts w:cs="Tahoma"/>
                <w:szCs w:val="22"/>
              </w:rPr>
              <w:tab/>
              <w:t xml:space="preserve"> </w:t>
            </w:r>
          </w:p>
          <w:p w14:paraId="21610C88" w14:textId="77777777" w:rsidR="00DF2172" w:rsidRPr="00A864C3" w:rsidRDefault="00DF2172" w:rsidP="00A864C3">
            <w:pPr>
              <w:jc w:val="center"/>
              <w:rPr>
                <w:rFonts w:cs="Tahoma"/>
                <w:szCs w:val="22"/>
              </w:rPr>
            </w:pPr>
          </w:p>
        </w:tc>
        <w:tc>
          <w:tcPr>
            <w:tcW w:w="4933" w:type="dxa"/>
            <w:gridSpan w:val="3"/>
            <w:tcBorders>
              <w:top w:val="dashSmallGap" w:sz="4" w:space="0" w:color="auto"/>
              <w:bottom w:val="single" w:sz="4" w:space="0" w:color="auto"/>
              <w:right w:val="single" w:sz="4" w:space="0" w:color="auto"/>
            </w:tcBorders>
          </w:tcPr>
          <w:p w14:paraId="232A92FA" w14:textId="77777777" w:rsidR="00DF2172" w:rsidRPr="0046111C" w:rsidRDefault="00DF2172" w:rsidP="00340110">
            <w:pPr>
              <w:rPr>
                <w:rFonts w:cs="Tahoma"/>
                <w:szCs w:val="22"/>
              </w:rPr>
            </w:pPr>
            <w:r w:rsidRPr="007266D4">
              <w:rPr>
                <w:rFonts w:cs="Tahoma"/>
                <w:szCs w:val="22"/>
              </w:rPr>
              <w:t>Handtekening aanvrager:</w:t>
            </w:r>
          </w:p>
        </w:tc>
      </w:tr>
      <w:tr w:rsidR="00DF2172" w:rsidRPr="007266D4" w14:paraId="2D1A8C46" w14:textId="77777777" w:rsidTr="00340110">
        <w:trPr>
          <w:trHeight w:val="340"/>
        </w:trPr>
        <w:tc>
          <w:tcPr>
            <w:tcW w:w="9639" w:type="dxa"/>
            <w:gridSpan w:val="8"/>
            <w:tcBorders>
              <w:top w:val="single" w:sz="4" w:space="0" w:color="auto"/>
              <w:left w:val="single" w:sz="4" w:space="0" w:color="auto"/>
              <w:right w:val="single" w:sz="4" w:space="0" w:color="auto"/>
            </w:tcBorders>
            <w:vAlign w:val="center"/>
          </w:tcPr>
          <w:p w14:paraId="69423C92" w14:textId="77777777" w:rsidR="00DF2172" w:rsidRPr="007266D4" w:rsidRDefault="00333E38" w:rsidP="00340110">
            <w:pPr>
              <w:rPr>
                <w:rFonts w:cs="Tahoma"/>
                <w:b/>
                <w:szCs w:val="22"/>
                <w:u w:val="single"/>
              </w:rPr>
            </w:pPr>
            <w:r>
              <w:rPr>
                <w:rFonts w:cs="Tahoma"/>
                <w:b/>
                <w:szCs w:val="22"/>
              </w:rPr>
              <w:t>Noodmaatregel</w:t>
            </w:r>
            <w:r w:rsidR="00DF2172" w:rsidRPr="007266D4">
              <w:rPr>
                <w:rFonts w:cs="Tahoma"/>
                <w:b/>
                <w:szCs w:val="22"/>
              </w:rPr>
              <w:t xml:space="preserve"> </w:t>
            </w:r>
            <w:r w:rsidR="00DF2172">
              <w:rPr>
                <w:rFonts w:cs="Tahoma"/>
                <w:b/>
                <w:color w:val="000000"/>
                <w:szCs w:val="22"/>
              </w:rPr>
              <w:t>wijziging?</w:t>
            </w:r>
          </w:p>
        </w:tc>
      </w:tr>
      <w:tr w:rsidR="00DF2172" w:rsidRPr="007266D4" w14:paraId="15FB34AC" w14:textId="77777777" w:rsidTr="00340110">
        <w:trPr>
          <w:trHeight w:val="680"/>
        </w:trPr>
        <w:tc>
          <w:tcPr>
            <w:tcW w:w="4706" w:type="dxa"/>
            <w:gridSpan w:val="5"/>
            <w:tcBorders>
              <w:left w:val="single" w:sz="4" w:space="0" w:color="auto"/>
            </w:tcBorders>
          </w:tcPr>
          <w:p w14:paraId="6E842E19" w14:textId="77777777" w:rsidR="00DF2172" w:rsidRPr="007266D4" w:rsidRDefault="00DF2172" w:rsidP="000D4F0E">
            <w:pPr>
              <w:numPr>
                <w:ilvl w:val="0"/>
                <w:numId w:val="10"/>
              </w:numPr>
              <w:rPr>
                <w:rFonts w:cs="Tahoma"/>
                <w:szCs w:val="22"/>
                <w:u w:val="single"/>
              </w:rPr>
            </w:pPr>
            <w:r w:rsidRPr="007266D4">
              <w:rPr>
                <w:rFonts w:cs="Tahoma"/>
                <w:szCs w:val="22"/>
              </w:rPr>
              <w:t xml:space="preserve">Waarom </w:t>
            </w:r>
            <w:r w:rsidR="005C3592">
              <w:rPr>
                <w:rFonts w:cs="Tahoma"/>
                <w:szCs w:val="22"/>
              </w:rPr>
              <w:t>noodmaatregel</w:t>
            </w:r>
            <w:r w:rsidRPr="007266D4">
              <w:rPr>
                <w:rFonts w:cs="Tahoma"/>
                <w:szCs w:val="22"/>
              </w:rPr>
              <w:t>?</w:t>
            </w:r>
          </w:p>
        </w:tc>
        <w:tc>
          <w:tcPr>
            <w:tcW w:w="4933" w:type="dxa"/>
            <w:gridSpan w:val="3"/>
            <w:tcBorders>
              <w:right w:val="single" w:sz="4" w:space="0" w:color="auto"/>
            </w:tcBorders>
          </w:tcPr>
          <w:p w14:paraId="5FE958A9" w14:textId="77777777" w:rsidR="00DF2172" w:rsidRPr="007266D4" w:rsidRDefault="00DF2172" w:rsidP="00340110">
            <w:pPr>
              <w:rPr>
                <w:rFonts w:cs="Tahoma"/>
                <w:szCs w:val="22"/>
                <w:u w:val="single"/>
              </w:rPr>
            </w:pPr>
          </w:p>
        </w:tc>
      </w:tr>
      <w:tr w:rsidR="00DF2172" w:rsidRPr="007266D4" w14:paraId="21085F8B" w14:textId="77777777" w:rsidTr="006678D1">
        <w:trPr>
          <w:trHeight w:val="377"/>
        </w:trPr>
        <w:tc>
          <w:tcPr>
            <w:tcW w:w="4706" w:type="dxa"/>
            <w:gridSpan w:val="5"/>
            <w:tcBorders>
              <w:left w:val="single" w:sz="4" w:space="0" w:color="auto"/>
              <w:bottom w:val="dashSmallGap" w:sz="4" w:space="0" w:color="auto"/>
            </w:tcBorders>
          </w:tcPr>
          <w:p w14:paraId="612065D3" w14:textId="77777777" w:rsidR="00DF2172" w:rsidRPr="007266D4" w:rsidRDefault="00DF2172" w:rsidP="00DF2172">
            <w:pPr>
              <w:numPr>
                <w:ilvl w:val="0"/>
                <w:numId w:val="10"/>
              </w:numPr>
              <w:rPr>
                <w:rFonts w:cs="Tahoma"/>
                <w:szCs w:val="22"/>
                <w:u w:val="single"/>
              </w:rPr>
            </w:pPr>
            <w:r w:rsidRPr="007266D4">
              <w:rPr>
                <w:rFonts w:cs="Tahoma"/>
                <w:szCs w:val="22"/>
              </w:rPr>
              <w:t>Noodzakelijke aanvullende voorzorgen.</w:t>
            </w:r>
          </w:p>
        </w:tc>
        <w:tc>
          <w:tcPr>
            <w:tcW w:w="4933" w:type="dxa"/>
            <w:gridSpan w:val="3"/>
            <w:tcBorders>
              <w:bottom w:val="dashSmallGap" w:sz="4" w:space="0" w:color="auto"/>
              <w:right w:val="single" w:sz="4" w:space="0" w:color="auto"/>
            </w:tcBorders>
          </w:tcPr>
          <w:p w14:paraId="32EF4A76" w14:textId="77777777" w:rsidR="00DF2172" w:rsidRPr="007266D4" w:rsidRDefault="00DF2172" w:rsidP="00340110">
            <w:pPr>
              <w:rPr>
                <w:rFonts w:cs="Tahoma"/>
                <w:szCs w:val="22"/>
                <w:u w:val="single"/>
              </w:rPr>
            </w:pPr>
          </w:p>
        </w:tc>
      </w:tr>
      <w:tr w:rsidR="00DF2172" w:rsidRPr="007266D4" w14:paraId="73475447" w14:textId="77777777" w:rsidTr="00340110">
        <w:trPr>
          <w:trHeight w:val="340"/>
        </w:trPr>
        <w:tc>
          <w:tcPr>
            <w:tcW w:w="9639" w:type="dxa"/>
            <w:gridSpan w:val="8"/>
            <w:tcBorders>
              <w:top w:val="dashSmallGap" w:sz="4" w:space="0" w:color="auto"/>
              <w:left w:val="single" w:sz="4" w:space="0" w:color="auto"/>
              <w:right w:val="single" w:sz="4" w:space="0" w:color="auto"/>
            </w:tcBorders>
            <w:vAlign w:val="center"/>
          </w:tcPr>
          <w:p w14:paraId="594626B2" w14:textId="77777777" w:rsidR="00DF2172" w:rsidRPr="007266D4" w:rsidRDefault="00DF2172" w:rsidP="00340110">
            <w:pPr>
              <w:rPr>
                <w:rFonts w:cs="Tahoma"/>
                <w:szCs w:val="22"/>
                <w:u w:val="single"/>
              </w:rPr>
            </w:pPr>
            <w:r w:rsidRPr="007266D4">
              <w:rPr>
                <w:rFonts w:cs="Tahoma"/>
                <w:b/>
                <w:szCs w:val="22"/>
              </w:rPr>
              <w:t>Tijdelijke wijziging?</w:t>
            </w:r>
          </w:p>
        </w:tc>
      </w:tr>
      <w:tr w:rsidR="00DF2172" w:rsidRPr="007266D4" w14:paraId="10DB9105" w14:textId="77777777" w:rsidTr="00340110">
        <w:trPr>
          <w:trHeight w:val="340"/>
        </w:trPr>
        <w:tc>
          <w:tcPr>
            <w:tcW w:w="4706" w:type="dxa"/>
            <w:gridSpan w:val="5"/>
            <w:tcBorders>
              <w:left w:val="single" w:sz="4" w:space="0" w:color="auto"/>
              <w:bottom w:val="single" w:sz="4" w:space="0" w:color="auto"/>
            </w:tcBorders>
          </w:tcPr>
          <w:p w14:paraId="12790AED" w14:textId="77777777" w:rsidR="00DF2172" w:rsidRPr="007266D4" w:rsidRDefault="00DF2172" w:rsidP="00DF2172">
            <w:pPr>
              <w:numPr>
                <w:ilvl w:val="0"/>
                <w:numId w:val="10"/>
              </w:numPr>
              <w:rPr>
                <w:rFonts w:cs="Tahoma"/>
                <w:szCs w:val="22"/>
                <w:u w:val="single"/>
              </w:rPr>
            </w:pPr>
            <w:r w:rsidRPr="007266D4">
              <w:rPr>
                <w:rFonts w:cs="Tahoma"/>
                <w:szCs w:val="22"/>
              </w:rPr>
              <w:t>Wie maakt tijdelijke wijziging ongedaan?</w:t>
            </w:r>
          </w:p>
        </w:tc>
        <w:tc>
          <w:tcPr>
            <w:tcW w:w="4933" w:type="dxa"/>
            <w:gridSpan w:val="3"/>
            <w:tcBorders>
              <w:bottom w:val="single" w:sz="4" w:space="0" w:color="auto"/>
              <w:right w:val="single" w:sz="4" w:space="0" w:color="auto"/>
            </w:tcBorders>
          </w:tcPr>
          <w:p w14:paraId="48A4E590" w14:textId="77777777" w:rsidR="00DF2172" w:rsidRDefault="00DF2172" w:rsidP="00340110">
            <w:pPr>
              <w:rPr>
                <w:rFonts w:cs="Tahoma"/>
                <w:szCs w:val="22"/>
                <w:u w:val="single"/>
              </w:rPr>
            </w:pPr>
          </w:p>
          <w:p w14:paraId="79079961" w14:textId="77777777" w:rsidR="0093083E" w:rsidRDefault="0093083E" w:rsidP="00340110">
            <w:pPr>
              <w:rPr>
                <w:rFonts w:cs="Tahoma"/>
                <w:szCs w:val="22"/>
                <w:u w:val="single"/>
              </w:rPr>
            </w:pPr>
          </w:p>
          <w:p w14:paraId="339416CD" w14:textId="77777777" w:rsidR="00A96319" w:rsidRDefault="00A96319" w:rsidP="00340110">
            <w:pPr>
              <w:rPr>
                <w:rFonts w:cs="Tahoma"/>
                <w:szCs w:val="22"/>
                <w:u w:val="single"/>
              </w:rPr>
            </w:pPr>
          </w:p>
          <w:p w14:paraId="533B73FD" w14:textId="77777777" w:rsidR="00A96319" w:rsidRDefault="00A96319" w:rsidP="00340110">
            <w:pPr>
              <w:rPr>
                <w:rFonts w:cs="Tahoma"/>
                <w:szCs w:val="22"/>
                <w:u w:val="single"/>
              </w:rPr>
            </w:pPr>
          </w:p>
          <w:p w14:paraId="2ADD8F9F" w14:textId="77777777" w:rsidR="00A96319" w:rsidRPr="007266D4" w:rsidRDefault="00A96319" w:rsidP="00340110">
            <w:pPr>
              <w:rPr>
                <w:rFonts w:cs="Tahoma"/>
                <w:szCs w:val="22"/>
                <w:u w:val="single"/>
              </w:rPr>
            </w:pPr>
          </w:p>
        </w:tc>
      </w:tr>
      <w:tr w:rsidR="00DF2172" w:rsidRPr="007266D4" w14:paraId="73874E87" w14:textId="77777777" w:rsidTr="00340110">
        <w:tblPrEx>
          <w:tblBorders>
            <w:top w:val="single" w:sz="4" w:space="0" w:color="auto"/>
            <w:left w:val="single" w:sz="4" w:space="0" w:color="auto"/>
            <w:bottom w:val="single" w:sz="4" w:space="0" w:color="auto"/>
            <w:right w:val="single" w:sz="4" w:space="0" w:color="auto"/>
          </w:tblBorders>
        </w:tblPrEx>
        <w:trPr>
          <w:trHeight w:val="340"/>
        </w:trPr>
        <w:tc>
          <w:tcPr>
            <w:tcW w:w="9639" w:type="dxa"/>
            <w:gridSpan w:val="8"/>
            <w:vAlign w:val="center"/>
          </w:tcPr>
          <w:p w14:paraId="52572084" w14:textId="77777777" w:rsidR="00DF2172" w:rsidRPr="007266D4" w:rsidRDefault="00DF2172" w:rsidP="00340110">
            <w:pPr>
              <w:rPr>
                <w:b/>
              </w:rPr>
            </w:pPr>
            <w:r w:rsidRPr="007266D4">
              <w:rPr>
                <w:b/>
              </w:rPr>
              <w:br w:type="page"/>
            </w:r>
            <w:r w:rsidRPr="007266D4">
              <w:rPr>
                <w:b/>
              </w:rPr>
              <w:br w:type="page"/>
            </w:r>
            <w:r w:rsidRPr="007266D4">
              <w:rPr>
                <w:rFonts w:cs="Tahoma"/>
                <w:b/>
                <w:szCs w:val="22"/>
              </w:rPr>
              <w:t>Autorisatie</w:t>
            </w:r>
          </w:p>
        </w:tc>
      </w:tr>
      <w:tr w:rsidR="00DF2172" w:rsidRPr="007266D4" w14:paraId="2ED165AD" w14:textId="77777777" w:rsidTr="00340110">
        <w:tblPrEx>
          <w:tblBorders>
            <w:top w:val="single" w:sz="4" w:space="0" w:color="auto"/>
            <w:left w:val="single" w:sz="4" w:space="0" w:color="auto"/>
            <w:bottom w:val="single" w:sz="4" w:space="0" w:color="auto"/>
            <w:right w:val="single" w:sz="4" w:space="0" w:color="auto"/>
          </w:tblBorders>
        </w:tblPrEx>
        <w:trPr>
          <w:trHeight w:val="340"/>
        </w:trPr>
        <w:tc>
          <w:tcPr>
            <w:tcW w:w="9639" w:type="dxa"/>
            <w:gridSpan w:val="8"/>
            <w:vAlign w:val="center"/>
          </w:tcPr>
          <w:p w14:paraId="28DC846F" w14:textId="77777777" w:rsidR="00DF2172" w:rsidRPr="007266D4" w:rsidRDefault="00DF2172" w:rsidP="00340110">
            <w:pPr>
              <w:rPr>
                <w:b/>
              </w:rPr>
            </w:pPr>
            <w:r w:rsidRPr="007266D4">
              <w:rPr>
                <w:rFonts w:cs="Tahoma"/>
                <w:szCs w:val="22"/>
              </w:rPr>
              <w:t>Deze wijziging heeft de van toepassing zijnde voorwaarden ondergaan en is goedgekeurd.</w:t>
            </w:r>
          </w:p>
        </w:tc>
      </w:tr>
      <w:tr w:rsidR="00DF2172" w:rsidRPr="007266D4" w14:paraId="523F0D0F" w14:textId="77777777" w:rsidTr="00DF2172">
        <w:tblPrEx>
          <w:tblBorders>
            <w:top w:val="single" w:sz="4" w:space="0" w:color="auto"/>
            <w:left w:val="single" w:sz="4" w:space="0" w:color="auto"/>
            <w:bottom w:val="single" w:sz="4" w:space="0" w:color="auto"/>
            <w:right w:val="single" w:sz="4" w:space="0" w:color="auto"/>
          </w:tblBorders>
        </w:tblPrEx>
        <w:trPr>
          <w:trHeight w:val="851"/>
        </w:trPr>
        <w:tc>
          <w:tcPr>
            <w:tcW w:w="2694" w:type="dxa"/>
            <w:gridSpan w:val="3"/>
            <w:vAlign w:val="center"/>
          </w:tcPr>
          <w:p w14:paraId="32365F09" w14:textId="77777777" w:rsidR="00DF2172" w:rsidRPr="007266D4" w:rsidRDefault="00DF2172" w:rsidP="00340110">
            <w:pPr>
              <w:rPr>
                <w:b/>
              </w:rPr>
            </w:pPr>
            <w:r>
              <w:rPr>
                <w:rFonts w:cs="Tahoma"/>
                <w:szCs w:val="22"/>
              </w:rPr>
              <w:lastRenderedPageBreak/>
              <w:t>Eindverantwoordelijke:</w:t>
            </w:r>
          </w:p>
        </w:tc>
        <w:tc>
          <w:tcPr>
            <w:tcW w:w="1309" w:type="dxa"/>
            <w:vAlign w:val="center"/>
          </w:tcPr>
          <w:p w14:paraId="6AE8B728" w14:textId="77777777" w:rsidR="00DF2172" w:rsidRPr="007266D4" w:rsidRDefault="00DF2172" w:rsidP="00340110">
            <w:pPr>
              <w:rPr>
                <w:b/>
              </w:rPr>
            </w:pPr>
            <w:r w:rsidRPr="007266D4">
              <w:rPr>
                <w:rFonts w:cs="Tahoma"/>
                <w:szCs w:val="22"/>
              </w:rPr>
              <w:t>datum:</w:t>
            </w:r>
            <w:r w:rsidRPr="007266D4">
              <w:rPr>
                <w:rFonts w:cs="Tahoma"/>
                <w:szCs w:val="22"/>
              </w:rPr>
              <w:tab/>
            </w:r>
          </w:p>
        </w:tc>
        <w:tc>
          <w:tcPr>
            <w:tcW w:w="1667" w:type="dxa"/>
            <w:gridSpan w:val="2"/>
            <w:vAlign w:val="center"/>
          </w:tcPr>
          <w:p w14:paraId="7CC76008" w14:textId="77777777" w:rsidR="00DF2172" w:rsidRPr="007266D4" w:rsidRDefault="00DF2172" w:rsidP="00340110">
            <w:pPr>
              <w:rPr>
                <w:b/>
              </w:rPr>
            </w:pPr>
          </w:p>
        </w:tc>
        <w:tc>
          <w:tcPr>
            <w:tcW w:w="3969" w:type="dxa"/>
            <w:gridSpan w:val="2"/>
            <w:vAlign w:val="center"/>
          </w:tcPr>
          <w:p w14:paraId="07BBFF55" w14:textId="77777777" w:rsidR="00DF2172" w:rsidRPr="007266D4" w:rsidRDefault="00DF2172" w:rsidP="00340110">
            <w:pPr>
              <w:rPr>
                <w:rFonts w:cs="Tahoma"/>
                <w:szCs w:val="22"/>
              </w:rPr>
            </w:pPr>
            <w:r w:rsidRPr="007266D4">
              <w:rPr>
                <w:rFonts w:cs="Tahoma"/>
                <w:szCs w:val="22"/>
              </w:rPr>
              <w:t>handtekening:</w:t>
            </w:r>
          </w:p>
        </w:tc>
      </w:tr>
      <w:tr w:rsidR="00DF2172" w:rsidRPr="007266D4" w14:paraId="5543C01C" w14:textId="77777777" w:rsidTr="00DF2172">
        <w:tblPrEx>
          <w:tblBorders>
            <w:top w:val="single" w:sz="4" w:space="0" w:color="auto"/>
            <w:left w:val="single" w:sz="4" w:space="0" w:color="auto"/>
            <w:bottom w:val="single" w:sz="4" w:space="0" w:color="auto"/>
            <w:right w:val="single" w:sz="4" w:space="0" w:color="auto"/>
          </w:tblBorders>
        </w:tblPrEx>
        <w:trPr>
          <w:trHeight w:val="851"/>
        </w:trPr>
        <w:tc>
          <w:tcPr>
            <w:tcW w:w="2694" w:type="dxa"/>
            <w:gridSpan w:val="3"/>
            <w:vAlign w:val="center"/>
          </w:tcPr>
          <w:p w14:paraId="57E4E698" w14:textId="77777777" w:rsidR="00DF2172" w:rsidRPr="0046111C" w:rsidRDefault="00DF2172" w:rsidP="00DF2172">
            <w:pPr>
              <w:rPr>
                <w:b/>
                <w:lang w:val="en-US"/>
              </w:rPr>
            </w:pPr>
            <w:r w:rsidRPr="0046111C">
              <w:rPr>
                <w:rFonts w:cs="Tahoma"/>
                <w:szCs w:val="22"/>
                <w:lang w:val="en-US"/>
              </w:rPr>
              <w:t xml:space="preserve">Manager </w:t>
            </w:r>
            <w:r w:rsidR="00E60F56">
              <w:rPr>
                <w:rFonts w:cs="Tahoma"/>
                <w:szCs w:val="22"/>
                <w:lang w:val="en-US"/>
              </w:rPr>
              <w:t>HSE</w:t>
            </w:r>
          </w:p>
        </w:tc>
        <w:tc>
          <w:tcPr>
            <w:tcW w:w="1309" w:type="dxa"/>
            <w:vAlign w:val="center"/>
          </w:tcPr>
          <w:p w14:paraId="036F2F83" w14:textId="77777777" w:rsidR="00DF2172" w:rsidRPr="007266D4" w:rsidRDefault="00DF2172" w:rsidP="00340110">
            <w:pPr>
              <w:rPr>
                <w:b/>
              </w:rPr>
            </w:pPr>
            <w:r w:rsidRPr="007266D4">
              <w:rPr>
                <w:rFonts w:cs="Tahoma"/>
                <w:szCs w:val="22"/>
              </w:rPr>
              <w:t>datum:</w:t>
            </w:r>
            <w:r w:rsidRPr="007266D4">
              <w:rPr>
                <w:rFonts w:cs="Tahoma"/>
                <w:szCs w:val="22"/>
              </w:rPr>
              <w:tab/>
            </w:r>
          </w:p>
        </w:tc>
        <w:tc>
          <w:tcPr>
            <w:tcW w:w="1667" w:type="dxa"/>
            <w:gridSpan w:val="2"/>
            <w:vAlign w:val="center"/>
          </w:tcPr>
          <w:p w14:paraId="5B7E6358" w14:textId="77777777" w:rsidR="00DF2172" w:rsidRPr="007266D4" w:rsidRDefault="00DF2172" w:rsidP="00340110">
            <w:pPr>
              <w:rPr>
                <w:b/>
              </w:rPr>
            </w:pPr>
          </w:p>
        </w:tc>
        <w:tc>
          <w:tcPr>
            <w:tcW w:w="3969" w:type="dxa"/>
            <w:gridSpan w:val="2"/>
            <w:vAlign w:val="center"/>
          </w:tcPr>
          <w:p w14:paraId="1AB60DFF" w14:textId="77777777" w:rsidR="00DF2172" w:rsidRPr="007266D4" w:rsidRDefault="00DF2172" w:rsidP="00340110">
            <w:pPr>
              <w:rPr>
                <w:rFonts w:cs="Tahoma"/>
                <w:szCs w:val="22"/>
              </w:rPr>
            </w:pPr>
            <w:r w:rsidRPr="007266D4">
              <w:rPr>
                <w:rFonts w:cs="Tahoma"/>
                <w:szCs w:val="22"/>
              </w:rPr>
              <w:t>handtekening:</w:t>
            </w:r>
          </w:p>
        </w:tc>
      </w:tr>
      <w:tr w:rsidR="00DF2172" w:rsidRPr="007266D4" w14:paraId="261067A6" w14:textId="77777777" w:rsidTr="00DF2172">
        <w:tblPrEx>
          <w:tblBorders>
            <w:top w:val="single" w:sz="4" w:space="0" w:color="auto"/>
            <w:left w:val="single" w:sz="4" w:space="0" w:color="auto"/>
            <w:bottom w:val="single" w:sz="4" w:space="0" w:color="auto"/>
            <w:right w:val="single" w:sz="4" w:space="0" w:color="auto"/>
          </w:tblBorders>
        </w:tblPrEx>
        <w:trPr>
          <w:trHeight w:val="851"/>
        </w:trPr>
        <w:tc>
          <w:tcPr>
            <w:tcW w:w="2694" w:type="dxa"/>
            <w:gridSpan w:val="3"/>
            <w:vAlign w:val="center"/>
          </w:tcPr>
          <w:p w14:paraId="232DCF29" w14:textId="77777777" w:rsidR="00DF2172" w:rsidRPr="007266D4" w:rsidRDefault="00857805" w:rsidP="00340110">
            <w:pPr>
              <w:rPr>
                <w:rFonts w:cs="Tahoma"/>
                <w:szCs w:val="22"/>
              </w:rPr>
            </w:pPr>
            <w:r>
              <w:rPr>
                <w:rFonts w:cs="Tahoma"/>
                <w:szCs w:val="22"/>
              </w:rPr>
              <w:t>Technical Engineer</w:t>
            </w:r>
          </w:p>
        </w:tc>
        <w:tc>
          <w:tcPr>
            <w:tcW w:w="1309" w:type="dxa"/>
            <w:vAlign w:val="center"/>
          </w:tcPr>
          <w:p w14:paraId="2F711B55" w14:textId="77777777" w:rsidR="00DF2172" w:rsidRPr="007266D4" w:rsidRDefault="00DF2172" w:rsidP="00340110">
            <w:pPr>
              <w:rPr>
                <w:rFonts w:cs="Tahoma"/>
                <w:szCs w:val="22"/>
              </w:rPr>
            </w:pPr>
            <w:r w:rsidRPr="007266D4">
              <w:rPr>
                <w:rFonts w:cs="Tahoma"/>
                <w:szCs w:val="22"/>
              </w:rPr>
              <w:t>datum:</w:t>
            </w:r>
            <w:r w:rsidRPr="007266D4">
              <w:rPr>
                <w:rFonts w:cs="Tahoma"/>
                <w:szCs w:val="22"/>
              </w:rPr>
              <w:tab/>
            </w:r>
          </w:p>
        </w:tc>
        <w:tc>
          <w:tcPr>
            <w:tcW w:w="1667" w:type="dxa"/>
            <w:gridSpan w:val="2"/>
            <w:vAlign w:val="center"/>
          </w:tcPr>
          <w:p w14:paraId="213251A4" w14:textId="77777777" w:rsidR="00DF2172" w:rsidRPr="007266D4" w:rsidRDefault="00DF2172" w:rsidP="00340110">
            <w:pPr>
              <w:rPr>
                <w:b/>
              </w:rPr>
            </w:pPr>
          </w:p>
        </w:tc>
        <w:tc>
          <w:tcPr>
            <w:tcW w:w="3969" w:type="dxa"/>
            <w:gridSpan w:val="2"/>
            <w:vAlign w:val="center"/>
          </w:tcPr>
          <w:p w14:paraId="2272B82D" w14:textId="77777777" w:rsidR="00DF2172" w:rsidRPr="007266D4" w:rsidRDefault="00DF2172" w:rsidP="00340110">
            <w:pPr>
              <w:rPr>
                <w:rFonts w:cs="Tahoma"/>
                <w:szCs w:val="22"/>
              </w:rPr>
            </w:pPr>
            <w:r w:rsidRPr="007266D4">
              <w:rPr>
                <w:rFonts w:cs="Tahoma"/>
                <w:szCs w:val="22"/>
              </w:rPr>
              <w:t>handtekening:</w:t>
            </w:r>
          </w:p>
        </w:tc>
      </w:tr>
      <w:tr w:rsidR="00DF2172" w:rsidRPr="007266D4" w14:paraId="600D461B" w14:textId="77777777" w:rsidTr="00DF2172">
        <w:tblPrEx>
          <w:tblBorders>
            <w:top w:val="single" w:sz="4" w:space="0" w:color="auto"/>
            <w:left w:val="single" w:sz="4" w:space="0" w:color="auto"/>
            <w:bottom w:val="single" w:sz="4" w:space="0" w:color="auto"/>
            <w:right w:val="single" w:sz="4" w:space="0" w:color="auto"/>
          </w:tblBorders>
        </w:tblPrEx>
        <w:trPr>
          <w:trHeight w:val="851"/>
        </w:trPr>
        <w:tc>
          <w:tcPr>
            <w:tcW w:w="2694" w:type="dxa"/>
            <w:gridSpan w:val="3"/>
            <w:vAlign w:val="center"/>
          </w:tcPr>
          <w:p w14:paraId="5E6501DA" w14:textId="77777777" w:rsidR="00DF2172" w:rsidRPr="007266D4" w:rsidRDefault="00DF2172" w:rsidP="00340110">
            <w:pPr>
              <w:rPr>
                <w:rFonts w:cs="Tahoma"/>
                <w:szCs w:val="22"/>
              </w:rPr>
            </w:pPr>
          </w:p>
        </w:tc>
        <w:tc>
          <w:tcPr>
            <w:tcW w:w="1309" w:type="dxa"/>
            <w:vAlign w:val="center"/>
          </w:tcPr>
          <w:p w14:paraId="6404EB06" w14:textId="77777777" w:rsidR="00DF2172" w:rsidRPr="007266D4" w:rsidRDefault="00DF2172" w:rsidP="00340110">
            <w:pPr>
              <w:rPr>
                <w:rFonts w:cs="Tahoma"/>
                <w:szCs w:val="22"/>
              </w:rPr>
            </w:pPr>
            <w:r w:rsidRPr="007266D4">
              <w:rPr>
                <w:rFonts w:cs="Tahoma"/>
                <w:szCs w:val="22"/>
              </w:rPr>
              <w:t>datum:</w:t>
            </w:r>
            <w:r w:rsidRPr="007266D4">
              <w:rPr>
                <w:rFonts w:cs="Tahoma"/>
                <w:szCs w:val="22"/>
              </w:rPr>
              <w:tab/>
            </w:r>
          </w:p>
        </w:tc>
        <w:tc>
          <w:tcPr>
            <w:tcW w:w="1667" w:type="dxa"/>
            <w:gridSpan w:val="2"/>
            <w:vAlign w:val="center"/>
          </w:tcPr>
          <w:p w14:paraId="2BB9356D" w14:textId="77777777" w:rsidR="00DF2172" w:rsidRPr="007266D4" w:rsidRDefault="00DF2172" w:rsidP="00340110">
            <w:pPr>
              <w:rPr>
                <w:b/>
              </w:rPr>
            </w:pPr>
          </w:p>
        </w:tc>
        <w:tc>
          <w:tcPr>
            <w:tcW w:w="3969" w:type="dxa"/>
            <w:gridSpan w:val="2"/>
            <w:vAlign w:val="center"/>
          </w:tcPr>
          <w:p w14:paraId="7B434DD1" w14:textId="77777777" w:rsidR="00DF2172" w:rsidRPr="007266D4" w:rsidRDefault="00DF2172" w:rsidP="00340110">
            <w:pPr>
              <w:rPr>
                <w:rFonts w:cs="Tahoma"/>
                <w:szCs w:val="22"/>
              </w:rPr>
            </w:pPr>
            <w:r w:rsidRPr="007266D4">
              <w:rPr>
                <w:rFonts w:cs="Tahoma"/>
                <w:szCs w:val="22"/>
              </w:rPr>
              <w:t>handtekening:</w:t>
            </w:r>
          </w:p>
        </w:tc>
      </w:tr>
    </w:tbl>
    <w:p w14:paraId="78476B52" w14:textId="77777777" w:rsidR="00DF2172" w:rsidRDefault="00DF2172" w:rsidP="00DF2172">
      <w:pPr>
        <w:pStyle w:val="Plattetekst"/>
        <w:rPr>
          <w:rFonts w:cs="Tahoma"/>
          <w:szCs w:val="22"/>
        </w:rPr>
      </w:pPr>
    </w:p>
    <w:tbl>
      <w:tblPr>
        <w:tblW w:w="9639" w:type="dxa"/>
        <w:tblInd w:w="108" w:type="dxa"/>
        <w:tblLayout w:type="fixed"/>
        <w:tblLook w:val="01E0" w:firstRow="1" w:lastRow="1" w:firstColumn="1" w:lastColumn="1" w:noHBand="0" w:noVBand="0"/>
      </w:tblPr>
      <w:tblGrid>
        <w:gridCol w:w="2726"/>
        <w:gridCol w:w="1309"/>
        <w:gridCol w:w="1635"/>
        <w:gridCol w:w="3969"/>
      </w:tblGrid>
      <w:tr w:rsidR="00DF2172" w:rsidRPr="007266D4" w14:paraId="345B7DCF" w14:textId="77777777" w:rsidTr="00340110">
        <w:trPr>
          <w:trHeight w:val="340"/>
        </w:trPr>
        <w:tc>
          <w:tcPr>
            <w:tcW w:w="9639" w:type="dxa"/>
            <w:gridSpan w:val="4"/>
            <w:tcBorders>
              <w:top w:val="single" w:sz="4" w:space="0" w:color="auto"/>
              <w:left w:val="single" w:sz="4" w:space="0" w:color="auto"/>
              <w:right w:val="single" w:sz="4" w:space="0" w:color="auto"/>
            </w:tcBorders>
            <w:vAlign w:val="center"/>
          </w:tcPr>
          <w:p w14:paraId="66ED301C" w14:textId="77777777" w:rsidR="00DF2172" w:rsidRPr="007266D4" w:rsidRDefault="00DF2172" w:rsidP="00340110">
            <w:pPr>
              <w:rPr>
                <w:b/>
              </w:rPr>
            </w:pPr>
            <w:r w:rsidRPr="007266D4">
              <w:rPr>
                <w:rFonts w:cs="Tahoma"/>
                <w:szCs w:val="22"/>
              </w:rPr>
              <w:t xml:space="preserve">Uitvoering van de wijziging is gecontroleerd </w:t>
            </w:r>
          </w:p>
        </w:tc>
      </w:tr>
      <w:tr w:rsidR="00DF2172" w:rsidRPr="007266D4" w14:paraId="5BC03D9C" w14:textId="77777777" w:rsidTr="00DF2172">
        <w:trPr>
          <w:trHeight w:val="851"/>
        </w:trPr>
        <w:tc>
          <w:tcPr>
            <w:tcW w:w="2726" w:type="dxa"/>
            <w:tcBorders>
              <w:left w:val="single" w:sz="4" w:space="0" w:color="auto"/>
            </w:tcBorders>
            <w:vAlign w:val="center"/>
          </w:tcPr>
          <w:p w14:paraId="34F64DA9" w14:textId="77777777" w:rsidR="00DF2172" w:rsidRPr="007266D4" w:rsidRDefault="00DF2172" w:rsidP="00340110">
            <w:r>
              <w:rPr>
                <w:rFonts w:cs="Tahoma"/>
                <w:szCs w:val="22"/>
              </w:rPr>
              <w:t>Eindverantwoordelijke</w:t>
            </w:r>
            <w:r w:rsidRPr="007266D4">
              <w:rPr>
                <w:rFonts w:cs="Tahoma"/>
                <w:szCs w:val="22"/>
              </w:rPr>
              <w:t>:</w:t>
            </w:r>
          </w:p>
        </w:tc>
        <w:tc>
          <w:tcPr>
            <w:tcW w:w="1309" w:type="dxa"/>
            <w:vAlign w:val="center"/>
          </w:tcPr>
          <w:p w14:paraId="680E0F9A" w14:textId="77777777" w:rsidR="00DF2172" w:rsidRPr="007266D4" w:rsidRDefault="00DF2172" w:rsidP="00340110">
            <w:r w:rsidRPr="007266D4">
              <w:t>datum</w:t>
            </w:r>
          </w:p>
        </w:tc>
        <w:tc>
          <w:tcPr>
            <w:tcW w:w="1635" w:type="dxa"/>
            <w:vAlign w:val="center"/>
          </w:tcPr>
          <w:p w14:paraId="7E798486" w14:textId="77777777" w:rsidR="00DF2172" w:rsidRPr="007266D4" w:rsidRDefault="00DF2172" w:rsidP="00340110"/>
        </w:tc>
        <w:tc>
          <w:tcPr>
            <w:tcW w:w="3969" w:type="dxa"/>
            <w:tcBorders>
              <w:right w:val="single" w:sz="4" w:space="0" w:color="auto"/>
            </w:tcBorders>
            <w:vAlign w:val="center"/>
          </w:tcPr>
          <w:p w14:paraId="16DDF301" w14:textId="77777777" w:rsidR="00DF2172" w:rsidRPr="007266D4" w:rsidRDefault="00DF2172" w:rsidP="00340110">
            <w:r w:rsidRPr="007266D4">
              <w:t>handtekening</w:t>
            </w:r>
          </w:p>
        </w:tc>
      </w:tr>
      <w:tr w:rsidR="00DF2172" w:rsidRPr="007266D4" w14:paraId="57250603" w14:textId="77777777" w:rsidTr="00DF2172">
        <w:trPr>
          <w:trHeight w:val="851"/>
        </w:trPr>
        <w:tc>
          <w:tcPr>
            <w:tcW w:w="2726" w:type="dxa"/>
            <w:tcBorders>
              <w:left w:val="single" w:sz="4" w:space="0" w:color="auto"/>
              <w:bottom w:val="single" w:sz="4" w:space="0" w:color="auto"/>
            </w:tcBorders>
            <w:vAlign w:val="center"/>
          </w:tcPr>
          <w:p w14:paraId="7908781D" w14:textId="77777777" w:rsidR="00DF2172" w:rsidRPr="007266D4" w:rsidRDefault="00DF2172" w:rsidP="00340110">
            <w:pPr>
              <w:rPr>
                <w:rFonts w:cs="Tahoma"/>
                <w:szCs w:val="22"/>
              </w:rPr>
            </w:pPr>
            <w:r w:rsidRPr="007266D4">
              <w:rPr>
                <w:rFonts w:cs="Tahoma"/>
                <w:szCs w:val="22"/>
              </w:rPr>
              <w:t>Aanvrager:</w:t>
            </w:r>
          </w:p>
        </w:tc>
        <w:tc>
          <w:tcPr>
            <w:tcW w:w="1309" w:type="dxa"/>
            <w:tcBorders>
              <w:bottom w:val="single" w:sz="4" w:space="0" w:color="auto"/>
            </w:tcBorders>
            <w:vAlign w:val="center"/>
          </w:tcPr>
          <w:p w14:paraId="54F4E6B2" w14:textId="77777777" w:rsidR="00DF2172" w:rsidRPr="007266D4" w:rsidRDefault="00DF2172" w:rsidP="00340110">
            <w:pPr>
              <w:rPr>
                <w:rFonts w:cs="Tahoma"/>
                <w:szCs w:val="22"/>
              </w:rPr>
            </w:pPr>
            <w:r w:rsidRPr="007266D4">
              <w:t>datum</w:t>
            </w:r>
          </w:p>
        </w:tc>
        <w:tc>
          <w:tcPr>
            <w:tcW w:w="1635" w:type="dxa"/>
            <w:tcBorders>
              <w:bottom w:val="single" w:sz="4" w:space="0" w:color="auto"/>
            </w:tcBorders>
            <w:vAlign w:val="center"/>
          </w:tcPr>
          <w:p w14:paraId="524325BC" w14:textId="77777777" w:rsidR="00DF2172" w:rsidRPr="007266D4" w:rsidRDefault="00DF2172" w:rsidP="00340110"/>
        </w:tc>
        <w:tc>
          <w:tcPr>
            <w:tcW w:w="3969" w:type="dxa"/>
            <w:tcBorders>
              <w:bottom w:val="single" w:sz="4" w:space="0" w:color="auto"/>
              <w:right w:val="single" w:sz="4" w:space="0" w:color="auto"/>
            </w:tcBorders>
            <w:vAlign w:val="center"/>
          </w:tcPr>
          <w:p w14:paraId="750B8CCA" w14:textId="77777777" w:rsidR="00DF2172" w:rsidRPr="007266D4" w:rsidRDefault="00DF2172" w:rsidP="00340110">
            <w:r w:rsidRPr="007266D4">
              <w:t>handtekening</w:t>
            </w:r>
          </w:p>
        </w:tc>
      </w:tr>
    </w:tbl>
    <w:p w14:paraId="426478D5" w14:textId="77777777" w:rsidR="00DF2172" w:rsidRDefault="00DF2172" w:rsidP="00DF2172">
      <w:pPr>
        <w:pStyle w:val="Plattetekst"/>
        <w:rPr>
          <w:rFonts w:cs="Tahoma"/>
          <w:szCs w:val="22"/>
        </w:rPr>
      </w:pPr>
    </w:p>
    <w:tbl>
      <w:tblPr>
        <w:tblW w:w="9639" w:type="dxa"/>
        <w:tblInd w:w="108" w:type="dxa"/>
        <w:tblLayout w:type="fixed"/>
        <w:tblLook w:val="01E0" w:firstRow="1" w:lastRow="1" w:firstColumn="1" w:lastColumn="1" w:noHBand="0" w:noVBand="0"/>
      </w:tblPr>
      <w:tblGrid>
        <w:gridCol w:w="2726"/>
        <w:gridCol w:w="1309"/>
        <w:gridCol w:w="1635"/>
        <w:gridCol w:w="3969"/>
      </w:tblGrid>
      <w:tr w:rsidR="00DF2172" w:rsidRPr="007266D4" w14:paraId="735932CD" w14:textId="77777777" w:rsidTr="00340110">
        <w:trPr>
          <w:trHeight w:val="340"/>
        </w:trPr>
        <w:tc>
          <w:tcPr>
            <w:tcW w:w="9639" w:type="dxa"/>
            <w:gridSpan w:val="4"/>
            <w:tcBorders>
              <w:top w:val="single" w:sz="4" w:space="0" w:color="auto"/>
              <w:left w:val="single" w:sz="4" w:space="0" w:color="auto"/>
              <w:right w:val="single" w:sz="4" w:space="0" w:color="auto"/>
            </w:tcBorders>
            <w:vAlign w:val="center"/>
          </w:tcPr>
          <w:p w14:paraId="237C51C2" w14:textId="77777777" w:rsidR="00DF2172" w:rsidRPr="007266D4" w:rsidRDefault="00DF2172" w:rsidP="00340110">
            <w:pPr>
              <w:rPr>
                <w:b/>
              </w:rPr>
            </w:pPr>
            <w:r w:rsidRPr="007266D4">
              <w:rPr>
                <w:rFonts w:cs="Tahoma"/>
                <w:szCs w:val="22"/>
              </w:rPr>
              <w:t>Tijdelijke wijziging is ongedaan gemaakt dd:</w:t>
            </w:r>
          </w:p>
        </w:tc>
      </w:tr>
      <w:tr w:rsidR="00DF2172" w:rsidRPr="007266D4" w14:paraId="2D66CB15" w14:textId="77777777" w:rsidTr="00DF2172">
        <w:trPr>
          <w:trHeight w:val="851"/>
        </w:trPr>
        <w:tc>
          <w:tcPr>
            <w:tcW w:w="2726" w:type="dxa"/>
            <w:tcBorders>
              <w:left w:val="single" w:sz="4" w:space="0" w:color="auto"/>
            </w:tcBorders>
            <w:vAlign w:val="center"/>
          </w:tcPr>
          <w:p w14:paraId="3FFECC92" w14:textId="77777777" w:rsidR="00DF2172" w:rsidRPr="007266D4" w:rsidRDefault="00DF2172" w:rsidP="00340110">
            <w:r>
              <w:rPr>
                <w:rFonts w:cs="Tahoma"/>
                <w:szCs w:val="22"/>
              </w:rPr>
              <w:t>Eindverantwoordelijke:</w:t>
            </w:r>
          </w:p>
        </w:tc>
        <w:tc>
          <w:tcPr>
            <w:tcW w:w="1309" w:type="dxa"/>
            <w:vAlign w:val="center"/>
          </w:tcPr>
          <w:p w14:paraId="2CFADEAC" w14:textId="77777777" w:rsidR="00DF2172" w:rsidRPr="007266D4" w:rsidRDefault="00DF2172" w:rsidP="00340110">
            <w:r w:rsidRPr="007266D4">
              <w:t>datum</w:t>
            </w:r>
          </w:p>
        </w:tc>
        <w:tc>
          <w:tcPr>
            <w:tcW w:w="1635" w:type="dxa"/>
            <w:vAlign w:val="center"/>
          </w:tcPr>
          <w:p w14:paraId="2F3D39F6" w14:textId="77777777" w:rsidR="00DF2172" w:rsidRPr="007266D4" w:rsidRDefault="00DF2172" w:rsidP="00340110"/>
        </w:tc>
        <w:tc>
          <w:tcPr>
            <w:tcW w:w="3969" w:type="dxa"/>
            <w:tcBorders>
              <w:right w:val="single" w:sz="4" w:space="0" w:color="auto"/>
            </w:tcBorders>
            <w:vAlign w:val="center"/>
          </w:tcPr>
          <w:p w14:paraId="5AE56529" w14:textId="77777777" w:rsidR="00DF2172" w:rsidRPr="007266D4" w:rsidRDefault="00DF2172" w:rsidP="00340110">
            <w:r w:rsidRPr="007266D4">
              <w:t>handtekening</w:t>
            </w:r>
          </w:p>
        </w:tc>
      </w:tr>
      <w:tr w:rsidR="00DF2172" w:rsidRPr="007266D4" w14:paraId="36101AE7" w14:textId="77777777" w:rsidTr="00DF2172">
        <w:trPr>
          <w:trHeight w:val="851"/>
        </w:trPr>
        <w:tc>
          <w:tcPr>
            <w:tcW w:w="2726" w:type="dxa"/>
            <w:tcBorders>
              <w:left w:val="single" w:sz="4" w:space="0" w:color="auto"/>
              <w:bottom w:val="single" w:sz="4" w:space="0" w:color="auto"/>
            </w:tcBorders>
            <w:vAlign w:val="center"/>
          </w:tcPr>
          <w:p w14:paraId="5B89C1C3" w14:textId="77777777" w:rsidR="00DF2172" w:rsidRPr="007266D4" w:rsidRDefault="00DF2172" w:rsidP="00340110">
            <w:pPr>
              <w:rPr>
                <w:rFonts w:cs="Tahoma"/>
                <w:szCs w:val="22"/>
              </w:rPr>
            </w:pPr>
            <w:r w:rsidRPr="007266D4">
              <w:rPr>
                <w:rFonts w:cs="Tahoma"/>
                <w:szCs w:val="22"/>
              </w:rPr>
              <w:t>Aanvrager:</w:t>
            </w:r>
          </w:p>
        </w:tc>
        <w:tc>
          <w:tcPr>
            <w:tcW w:w="1309" w:type="dxa"/>
            <w:tcBorders>
              <w:bottom w:val="single" w:sz="4" w:space="0" w:color="auto"/>
            </w:tcBorders>
            <w:vAlign w:val="center"/>
          </w:tcPr>
          <w:p w14:paraId="4EDB4D93" w14:textId="77777777" w:rsidR="00DF2172" w:rsidRPr="007266D4" w:rsidRDefault="00DF2172" w:rsidP="00340110">
            <w:pPr>
              <w:rPr>
                <w:rFonts w:cs="Tahoma"/>
                <w:szCs w:val="22"/>
              </w:rPr>
            </w:pPr>
            <w:r w:rsidRPr="007266D4">
              <w:t>datum</w:t>
            </w:r>
          </w:p>
        </w:tc>
        <w:tc>
          <w:tcPr>
            <w:tcW w:w="1635" w:type="dxa"/>
            <w:tcBorders>
              <w:bottom w:val="single" w:sz="4" w:space="0" w:color="auto"/>
            </w:tcBorders>
            <w:vAlign w:val="center"/>
          </w:tcPr>
          <w:p w14:paraId="4E3BE448" w14:textId="77777777" w:rsidR="00DF2172" w:rsidRPr="007266D4" w:rsidRDefault="00DF2172" w:rsidP="00340110"/>
        </w:tc>
        <w:tc>
          <w:tcPr>
            <w:tcW w:w="3969" w:type="dxa"/>
            <w:tcBorders>
              <w:bottom w:val="single" w:sz="4" w:space="0" w:color="auto"/>
              <w:right w:val="single" w:sz="4" w:space="0" w:color="auto"/>
            </w:tcBorders>
            <w:vAlign w:val="center"/>
          </w:tcPr>
          <w:p w14:paraId="6AB17CDD" w14:textId="77777777" w:rsidR="00DF2172" w:rsidRPr="007266D4" w:rsidRDefault="00DF2172" w:rsidP="00340110">
            <w:r w:rsidRPr="007266D4">
              <w:t>handtekening</w:t>
            </w:r>
          </w:p>
        </w:tc>
      </w:tr>
    </w:tbl>
    <w:p w14:paraId="22E4E9FC" w14:textId="77777777" w:rsidR="00DF2172" w:rsidRPr="00174A43" w:rsidRDefault="00DF2172" w:rsidP="00DF2172">
      <w:pPr>
        <w:pStyle w:val="Plattetekst"/>
        <w:rPr>
          <w:rFonts w:cs="Tahoma"/>
          <w:szCs w:val="22"/>
        </w:rPr>
      </w:pPr>
    </w:p>
    <w:tbl>
      <w:tblPr>
        <w:tblW w:w="9639" w:type="dxa"/>
        <w:tblInd w:w="108" w:type="dxa"/>
        <w:tblLayout w:type="fixed"/>
        <w:tblLook w:val="01E0" w:firstRow="1" w:lastRow="1" w:firstColumn="1" w:lastColumn="1" w:noHBand="0" w:noVBand="0"/>
      </w:tblPr>
      <w:tblGrid>
        <w:gridCol w:w="2726"/>
        <w:gridCol w:w="1309"/>
        <w:gridCol w:w="1635"/>
        <w:gridCol w:w="3969"/>
      </w:tblGrid>
      <w:tr w:rsidR="00DF2172" w:rsidRPr="007266D4" w14:paraId="38B58DDE" w14:textId="77777777" w:rsidTr="00340110">
        <w:trPr>
          <w:trHeight w:val="340"/>
        </w:trPr>
        <w:tc>
          <w:tcPr>
            <w:tcW w:w="9639" w:type="dxa"/>
            <w:gridSpan w:val="4"/>
            <w:tcBorders>
              <w:top w:val="single" w:sz="4" w:space="0" w:color="auto"/>
              <w:left w:val="single" w:sz="4" w:space="0" w:color="auto"/>
              <w:right w:val="single" w:sz="4" w:space="0" w:color="auto"/>
            </w:tcBorders>
            <w:vAlign w:val="center"/>
          </w:tcPr>
          <w:p w14:paraId="42F128C3" w14:textId="77777777" w:rsidR="00DF2172" w:rsidRPr="007266D4" w:rsidRDefault="00DF2172" w:rsidP="00340110">
            <w:pPr>
              <w:rPr>
                <w:b/>
              </w:rPr>
            </w:pPr>
            <w:r>
              <w:rPr>
                <w:rFonts w:cs="Tahoma"/>
                <w:szCs w:val="22"/>
              </w:rPr>
              <w:t>D</w:t>
            </w:r>
            <w:r w:rsidRPr="007266D4">
              <w:rPr>
                <w:rFonts w:cs="Tahoma"/>
                <w:szCs w:val="22"/>
              </w:rPr>
              <w:t xml:space="preserve">e wijziging is </w:t>
            </w:r>
            <w:r>
              <w:rPr>
                <w:rFonts w:cs="Tahoma"/>
                <w:szCs w:val="22"/>
              </w:rPr>
              <w:t>geëvalueerd</w:t>
            </w:r>
            <w:r w:rsidRPr="007266D4">
              <w:rPr>
                <w:rFonts w:cs="Tahoma"/>
                <w:szCs w:val="22"/>
              </w:rPr>
              <w:t xml:space="preserve"> </w:t>
            </w:r>
          </w:p>
        </w:tc>
      </w:tr>
      <w:tr w:rsidR="00DF2172" w:rsidRPr="007266D4" w14:paraId="2F093F17" w14:textId="77777777" w:rsidTr="00DF2172">
        <w:trPr>
          <w:trHeight w:val="851"/>
        </w:trPr>
        <w:tc>
          <w:tcPr>
            <w:tcW w:w="2726" w:type="dxa"/>
            <w:tcBorders>
              <w:left w:val="single" w:sz="4" w:space="0" w:color="auto"/>
            </w:tcBorders>
            <w:vAlign w:val="center"/>
          </w:tcPr>
          <w:p w14:paraId="28104D00" w14:textId="77777777" w:rsidR="00DF2172" w:rsidRPr="007266D4" w:rsidRDefault="00DF2172" w:rsidP="00340110">
            <w:r>
              <w:rPr>
                <w:rFonts w:cs="Tahoma"/>
                <w:szCs w:val="22"/>
                <w:lang w:val="en-US"/>
              </w:rPr>
              <w:t xml:space="preserve">Manager </w:t>
            </w:r>
            <w:r w:rsidR="00E60F56">
              <w:rPr>
                <w:rFonts w:cs="Tahoma"/>
                <w:szCs w:val="22"/>
                <w:lang w:val="en-US"/>
              </w:rPr>
              <w:t>HSE</w:t>
            </w:r>
            <w:r w:rsidRPr="007266D4">
              <w:rPr>
                <w:rFonts w:cs="Tahoma"/>
                <w:szCs w:val="22"/>
              </w:rPr>
              <w:t>:</w:t>
            </w:r>
          </w:p>
        </w:tc>
        <w:tc>
          <w:tcPr>
            <w:tcW w:w="1309" w:type="dxa"/>
            <w:vAlign w:val="center"/>
          </w:tcPr>
          <w:p w14:paraId="1466BA31" w14:textId="77777777" w:rsidR="00DF2172" w:rsidRPr="007266D4" w:rsidRDefault="00DF2172" w:rsidP="00340110">
            <w:r w:rsidRPr="007266D4">
              <w:t>datum</w:t>
            </w:r>
          </w:p>
        </w:tc>
        <w:tc>
          <w:tcPr>
            <w:tcW w:w="1635" w:type="dxa"/>
            <w:vAlign w:val="center"/>
          </w:tcPr>
          <w:p w14:paraId="44019E53" w14:textId="77777777" w:rsidR="00DF2172" w:rsidRPr="007266D4" w:rsidRDefault="00DF2172" w:rsidP="00340110"/>
        </w:tc>
        <w:tc>
          <w:tcPr>
            <w:tcW w:w="3969" w:type="dxa"/>
            <w:tcBorders>
              <w:right w:val="single" w:sz="4" w:space="0" w:color="auto"/>
            </w:tcBorders>
            <w:vAlign w:val="center"/>
          </w:tcPr>
          <w:p w14:paraId="0D23BCA8" w14:textId="77777777" w:rsidR="00DF2172" w:rsidRPr="007266D4" w:rsidRDefault="00DF2172" w:rsidP="00340110">
            <w:r w:rsidRPr="007266D4">
              <w:t>handtekening</w:t>
            </w:r>
          </w:p>
        </w:tc>
      </w:tr>
      <w:tr w:rsidR="00DF2172" w:rsidRPr="007266D4" w14:paraId="0AF67228" w14:textId="77777777" w:rsidTr="00DF2172">
        <w:trPr>
          <w:trHeight w:val="851"/>
        </w:trPr>
        <w:tc>
          <w:tcPr>
            <w:tcW w:w="2726" w:type="dxa"/>
            <w:tcBorders>
              <w:left w:val="single" w:sz="4" w:space="0" w:color="auto"/>
              <w:bottom w:val="single" w:sz="4" w:space="0" w:color="auto"/>
            </w:tcBorders>
            <w:vAlign w:val="center"/>
          </w:tcPr>
          <w:p w14:paraId="10C628D4" w14:textId="77777777" w:rsidR="00DF2172" w:rsidRPr="007266D4" w:rsidRDefault="00DF2172" w:rsidP="00340110">
            <w:pPr>
              <w:rPr>
                <w:rFonts w:cs="Tahoma"/>
                <w:szCs w:val="22"/>
              </w:rPr>
            </w:pPr>
            <w:r w:rsidRPr="007266D4">
              <w:rPr>
                <w:rFonts w:cs="Tahoma"/>
                <w:szCs w:val="22"/>
              </w:rPr>
              <w:t>Aanvrager:</w:t>
            </w:r>
          </w:p>
        </w:tc>
        <w:tc>
          <w:tcPr>
            <w:tcW w:w="1309" w:type="dxa"/>
            <w:tcBorders>
              <w:bottom w:val="single" w:sz="4" w:space="0" w:color="auto"/>
            </w:tcBorders>
            <w:vAlign w:val="center"/>
          </w:tcPr>
          <w:p w14:paraId="1D190DD5" w14:textId="77777777" w:rsidR="00DF2172" w:rsidRPr="007266D4" w:rsidRDefault="00DF2172" w:rsidP="00340110">
            <w:pPr>
              <w:rPr>
                <w:rFonts w:cs="Tahoma"/>
                <w:szCs w:val="22"/>
              </w:rPr>
            </w:pPr>
            <w:r w:rsidRPr="007266D4">
              <w:t>datum</w:t>
            </w:r>
          </w:p>
        </w:tc>
        <w:tc>
          <w:tcPr>
            <w:tcW w:w="1635" w:type="dxa"/>
            <w:tcBorders>
              <w:bottom w:val="single" w:sz="4" w:space="0" w:color="auto"/>
            </w:tcBorders>
            <w:vAlign w:val="center"/>
          </w:tcPr>
          <w:p w14:paraId="65345C6C" w14:textId="77777777" w:rsidR="00DF2172" w:rsidRPr="007266D4" w:rsidRDefault="00DF2172" w:rsidP="00340110"/>
        </w:tc>
        <w:tc>
          <w:tcPr>
            <w:tcW w:w="3969" w:type="dxa"/>
            <w:tcBorders>
              <w:bottom w:val="single" w:sz="4" w:space="0" w:color="auto"/>
              <w:right w:val="single" w:sz="4" w:space="0" w:color="auto"/>
            </w:tcBorders>
            <w:vAlign w:val="center"/>
          </w:tcPr>
          <w:p w14:paraId="24CA9658" w14:textId="77777777" w:rsidR="00DF2172" w:rsidRPr="007266D4" w:rsidRDefault="00DF2172" w:rsidP="00340110">
            <w:r w:rsidRPr="007266D4">
              <w:t>handtekening</w:t>
            </w:r>
          </w:p>
        </w:tc>
      </w:tr>
    </w:tbl>
    <w:p w14:paraId="2B86273F" w14:textId="77777777" w:rsidR="00DF2172" w:rsidRDefault="00DF2172" w:rsidP="00DF2172">
      <w:pPr>
        <w:pStyle w:val="Plattetekst"/>
        <w:rPr>
          <w:rFonts w:cs="Tahoma"/>
          <w:szCs w:val="22"/>
        </w:rPr>
      </w:pPr>
    </w:p>
    <w:p w14:paraId="118E100C" w14:textId="77777777" w:rsidR="00DF2172" w:rsidRDefault="00DF2172" w:rsidP="00DF2172">
      <w:pPr>
        <w:pStyle w:val="Koptekst"/>
        <w:jc w:val="center"/>
        <w:rPr>
          <w:rFonts w:cs="Tahoma"/>
          <w:szCs w:val="22"/>
        </w:rPr>
      </w:pPr>
    </w:p>
    <w:p w14:paraId="120A560F" w14:textId="77777777" w:rsidR="00DF2172" w:rsidRDefault="00DF2172" w:rsidP="00DF2172">
      <w:pPr>
        <w:pStyle w:val="Koptekst"/>
        <w:jc w:val="center"/>
        <w:rPr>
          <w:rFonts w:cs="Tahoma"/>
          <w:szCs w:val="22"/>
        </w:rPr>
      </w:pPr>
      <w:r>
        <w:rPr>
          <w:rFonts w:cs="Tahoma"/>
          <w:szCs w:val="22"/>
        </w:rPr>
        <w:t xml:space="preserve">MOC </w:t>
      </w:r>
      <w:r w:rsidRPr="008F3A12">
        <w:rPr>
          <w:rFonts w:cs="Tahoma"/>
          <w:szCs w:val="22"/>
        </w:rPr>
        <w:t xml:space="preserve">formulier na autorisatie </w:t>
      </w:r>
      <w:r>
        <w:rPr>
          <w:rFonts w:cs="Tahoma"/>
          <w:szCs w:val="22"/>
        </w:rPr>
        <w:t xml:space="preserve">sturen </w:t>
      </w:r>
      <w:r w:rsidRPr="008F3A12">
        <w:rPr>
          <w:rFonts w:cs="Tahoma"/>
          <w:szCs w:val="22"/>
        </w:rPr>
        <w:t xml:space="preserve">naar </w:t>
      </w:r>
      <w:r>
        <w:rPr>
          <w:rFonts w:cs="Tahoma"/>
          <w:szCs w:val="22"/>
        </w:rPr>
        <w:t xml:space="preserve">de eindverantwoordelijke met een kopie aan de Manager </w:t>
      </w:r>
      <w:r w:rsidR="00E60F56">
        <w:rPr>
          <w:rFonts w:cs="Tahoma"/>
          <w:szCs w:val="22"/>
        </w:rPr>
        <w:t>HSE</w:t>
      </w:r>
    </w:p>
    <w:p w14:paraId="31942BAE" w14:textId="77777777" w:rsidR="005B0735" w:rsidRDefault="00DF2172" w:rsidP="00DF2172">
      <w:pPr>
        <w:ind w:right="-428"/>
        <w:jc w:val="center"/>
        <w:rPr>
          <w:rFonts w:cs="Tahoma"/>
          <w:szCs w:val="22"/>
        </w:rPr>
      </w:pPr>
      <w:r>
        <w:rPr>
          <w:rFonts w:cs="Tahoma"/>
          <w:szCs w:val="22"/>
        </w:rPr>
        <w:t xml:space="preserve">Na afhandeling archiveert </w:t>
      </w:r>
      <w:r w:rsidR="00E60F56">
        <w:rPr>
          <w:rFonts w:cs="Tahoma"/>
          <w:szCs w:val="22"/>
        </w:rPr>
        <w:t>het</w:t>
      </w:r>
      <w:r>
        <w:rPr>
          <w:rFonts w:cs="Tahoma"/>
          <w:szCs w:val="22"/>
        </w:rPr>
        <w:t xml:space="preserve"> </w:t>
      </w:r>
      <w:r w:rsidR="00E60F56">
        <w:rPr>
          <w:rFonts w:cs="Tahoma"/>
          <w:szCs w:val="22"/>
        </w:rPr>
        <w:t>plantmanagement</w:t>
      </w:r>
      <w:r>
        <w:rPr>
          <w:rFonts w:cs="Tahoma"/>
          <w:szCs w:val="22"/>
        </w:rPr>
        <w:t xml:space="preserve"> dit formulier.</w:t>
      </w:r>
    </w:p>
    <w:p w14:paraId="1C5C8ED3" w14:textId="77777777" w:rsidR="00340110" w:rsidRDefault="00340110" w:rsidP="00DF2172">
      <w:pPr>
        <w:ind w:right="-428"/>
        <w:jc w:val="center"/>
        <w:rPr>
          <w:rFonts w:cs="Tahoma"/>
          <w:szCs w:val="22"/>
        </w:rPr>
      </w:pPr>
    </w:p>
    <w:p w14:paraId="25DFFB9D" w14:textId="77777777" w:rsidR="00F94C9F" w:rsidRDefault="00F94C9F" w:rsidP="00DF2172">
      <w:pPr>
        <w:ind w:right="-428"/>
        <w:jc w:val="center"/>
        <w:rPr>
          <w:rFonts w:cs="Tahoma"/>
          <w:szCs w:val="22"/>
        </w:rPr>
      </w:pPr>
    </w:p>
    <w:p w14:paraId="1CC46A0A" w14:textId="77777777" w:rsidR="00340110" w:rsidRDefault="00340110" w:rsidP="00DF2172">
      <w:pPr>
        <w:ind w:right="-428"/>
        <w:jc w:val="center"/>
        <w:rPr>
          <w:rFonts w:cs="Tahoma"/>
          <w:szCs w:val="22"/>
        </w:rPr>
      </w:pPr>
    </w:p>
    <w:p w14:paraId="3624B75B" w14:textId="77777777" w:rsidR="00DC02E2" w:rsidRDefault="00DC02E2">
      <w:pPr>
        <w:rPr>
          <w:rFonts w:cs="Tahoma"/>
          <w:szCs w:val="22"/>
        </w:rPr>
      </w:pPr>
      <w:r>
        <w:rPr>
          <w:rFonts w:cs="Tahoma"/>
          <w:szCs w:val="22"/>
        </w:rPr>
        <w:br w:type="page"/>
      </w:r>
    </w:p>
    <w:tbl>
      <w:tblPr>
        <w:tblStyle w:val="Tabelraster"/>
        <w:tblW w:w="9622" w:type="dxa"/>
        <w:tblLook w:val="04A0" w:firstRow="1" w:lastRow="0" w:firstColumn="1" w:lastColumn="0" w:noHBand="0" w:noVBand="1"/>
      </w:tblPr>
      <w:tblGrid>
        <w:gridCol w:w="5353"/>
        <w:gridCol w:w="573"/>
        <w:gridCol w:w="574"/>
        <w:gridCol w:w="3122"/>
      </w:tblGrid>
      <w:tr w:rsidR="002C3B7E" w14:paraId="0B680B3C" w14:textId="77777777" w:rsidTr="00823EBB">
        <w:trPr>
          <w:trHeight w:val="374"/>
        </w:trPr>
        <w:tc>
          <w:tcPr>
            <w:tcW w:w="9622" w:type="dxa"/>
            <w:gridSpan w:val="4"/>
            <w:tcBorders>
              <w:top w:val="nil"/>
              <w:left w:val="nil"/>
              <w:bottom w:val="single" w:sz="4" w:space="0" w:color="auto"/>
              <w:right w:val="nil"/>
            </w:tcBorders>
            <w:vAlign w:val="center"/>
          </w:tcPr>
          <w:p w14:paraId="0A80D495" w14:textId="77777777" w:rsidR="002C3B7E" w:rsidRDefault="002C3B7E" w:rsidP="002C3B7E">
            <w:pPr>
              <w:tabs>
                <w:tab w:val="center" w:pos="4979"/>
                <w:tab w:val="left" w:pos="7635"/>
              </w:tabs>
              <w:ind w:right="-428"/>
              <w:rPr>
                <w:rFonts w:cs="Tahoma"/>
                <w:b/>
              </w:rPr>
            </w:pPr>
            <w:r>
              <w:rPr>
                <w:rFonts w:cs="Tahoma"/>
                <w:b/>
                <w:sz w:val="20"/>
                <w:szCs w:val="20"/>
              </w:rPr>
              <w:lastRenderedPageBreak/>
              <w:tab/>
            </w:r>
            <w:r w:rsidRPr="002C3B7E">
              <w:rPr>
                <w:rFonts w:cs="Tahoma"/>
                <w:b/>
                <w:sz w:val="20"/>
                <w:szCs w:val="20"/>
              </w:rPr>
              <w:t xml:space="preserve">Toetsing MOC </w:t>
            </w:r>
            <w:r w:rsidRPr="002C3B7E">
              <w:rPr>
                <w:rFonts w:cs="Tahoma"/>
                <w:bCs/>
                <w:i/>
                <w:iCs/>
                <w:sz w:val="20"/>
                <w:szCs w:val="20"/>
              </w:rPr>
              <w:t>(invullen door MOC team)</w:t>
            </w:r>
            <w:r>
              <w:rPr>
                <w:rFonts w:cs="Tahoma"/>
                <w:bCs/>
                <w:i/>
                <w:iCs/>
                <w:sz w:val="20"/>
                <w:szCs w:val="20"/>
              </w:rPr>
              <w:tab/>
            </w:r>
          </w:p>
        </w:tc>
      </w:tr>
      <w:tr w:rsidR="002C3B7E" w14:paraId="298F38F8" w14:textId="77777777" w:rsidTr="00823EBB">
        <w:tc>
          <w:tcPr>
            <w:tcW w:w="5353" w:type="dxa"/>
            <w:tcBorders>
              <w:top w:val="single" w:sz="4" w:space="0" w:color="auto"/>
            </w:tcBorders>
          </w:tcPr>
          <w:p w14:paraId="3183ABA1" w14:textId="77777777" w:rsidR="002C3B7E" w:rsidRDefault="002C3B7E" w:rsidP="00DC02E2">
            <w:pPr>
              <w:spacing w:after="20"/>
              <w:ind w:right="-428"/>
              <w:rPr>
                <w:rFonts w:cs="Tahoma"/>
                <w:b/>
              </w:rPr>
            </w:pPr>
            <w:r w:rsidRPr="00BC3A87">
              <w:rPr>
                <w:b/>
                <w:sz w:val="19"/>
                <w:szCs w:val="19"/>
              </w:rPr>
              <w:t>Technische wijzigingen gebouwen of installaties</w:t>
            </w:r>
          </w:p>
        </w:tc>
        <w:tc>
          <w:tcPr>
            <w:tcW w:w="573" w:type="dxa"/>
            <w:tcBorders>
              <w:top w:val="single" w:sz="4" w:space="0" w:color="auto"/>
              <w:bottom w:val="single" w:sz="4" w:space="0" w:color="000000"/>
              <w:right w:val="single" w:sz="4" w:space="0" w:color="auto"/>
            </w:tcBorders>
            <w:vAlign w:val="center"/>
          </w:tcPr>
          <w:p w14:paraId="235C071F" w14:textId="77777777" w:rsidR="002C3B7E" w:rsidRPr="002C3B7E" w:rsidRDefault="002C3B7E" w:rsidP="004C5ADB">
            <w:pPr>
              <w:ind w:right="-428"/>
              <w:rPr>
                <w:rFonts w:cs="Tahoma"/>
                <w:bCs/>
                <w:sz w:val="19"/>
                <w:szCs w:val="19"/>
              </w:rPr>
            </w:pPr>
            <w:r w:rsidRPr="002C3B7E">
              <w:rPr>
                <w:rFonts w:cs="Tahoma"/>
                <w:bCs/>
                <w:sz w:val="19"/>
                <w:szCs w:val="19"/>
              </w:rPr>
              <w:t>Ja</w:t>
            </w:r>
          </w:p>
        </w:tc>
        <w:tc>
          <w:tcPr>
            <w:tcW w:w="574" w:type="dxa"/>
            <w:tcBorders>
              <w:top w:val="single" w:sz="4" w:space="0" w:color="auto"/>
              <w:left w:val="single" w:sz="4" w:space="0" w:color="auto"/>
              <w:bottom w:val="single" w:sz="4" w:space="0" w:color="000000"/>
            </w:tcBorders>
            <w:vAlign w:val="center"/>
          </w:tcPr>
          <w:p w14:paraId="1C89FC9E" w14:textId="77777777" w:rsidR="002C3B7E" w:rsidRPr="002C3B7E" w:rsidRDefault="002C3B7E" w:rsidP="004C5ADB">
            <w:pPr>
              <w:ind w:right="-428"/>
              <w:rPr>
                <w:rFonts w:cs="Tahoma"/>
                <w:b/>
                <w:sz w:val="19"/>
                <w:szCs w:val="19"/>
              </w:rPr>
            </w:pPr>
            <w:r w:rsidRPr="002C3B7E">
              <w:rPr>
                <w:rFonts w:cs="Tahoma"/>
                <w:b/>
                <w:sz w:val="19"/>
                <w:szCs w:val="19"/>
              </w:rPr>
              <w:t>Nee</w:t>
            </w:r>
          </w:p>
        </w:tc>
        <w:tc>
          <w:tcPr>
            <w:tcW w:w="3122" w:type="dxa"/>
            <w:tcBorders>
              <w:top w:val="single" w:sz="4" w:space="0" w:color="auto"/>
              <w:right w:val="single" w:sz="4" w:space="0" w:color="auto"/>
            </w:tcBorders>
          </w:tcPr>
          <w:p w14:paraId="74ACF065" w14:textId="77777777" w:rsidR="002C3B7E" w:rsidRPr="002C3B7E" w:rsidRDefault="002C3B7E" w:rsidP="004C5ADB">
            <w:pPr>
              <w:tabs>
                <w:tab w:val="center" w:pos="224"/>
              </w:tabs>
              <w:ind w:right="-428"/>
              <w:rPr>
                <w:rFonts w:cs="Tahoma"/>
                <w:b/>
                <w:sz w:val="19"/>
                <w:szCs w:val="19"/>
              </w:rPr>
            </w:pPr>
            <w:r w:rsidRPr="002C3B7E">
              <w:rPr>
                <w:rFonts w:cs="Tahoma"/>
                <w:b/>
                <w:sz w:val="19"/>
                <w:szCs w:val="19"/>
              </w:rPr>
              <w:t>opmerking</w:t>
            </w:r>
          </w:p>
        </w:tc>
      </w:tr>
      <w:tr w:rsidR="002C3B7E" w14:paraId="32FFC9FA" w14:textId="77777777" w:rsidTr="00E97E48">
        <w:tc>
          <w:tcPr>
            <w:tcW w:w="5353" w:type="dxa"/>
          </w:tcPr>
          <w:p w14:paraId="768959AF" w14:textId="77777777" w:rsidR="002C3B7E" w:rsidRPr="00BC3A87" w:rsidRDefault="002C3B7E" w:rsidP="00DC02E2">
            <w:pPr>
              <w:pStyle w:val="Kop3"/>
              <w:numPr>
                <w:ilvl w:val="0"/>
                <w:numId w:val="0"/>
              </w:numPr>
              <w:spacing w:after="20"/>
              <w:rPr>
                <w:rFonts w:cs="Arial"/>
                <w:b/>
                <w:sz w:val="19"/>
                <w:szCs w:val="19"/>
                <w:lang w:val="nl-NL"/>
              </w:rPr>
            </w:pPr>
            <w:r w:rsidRPr="00BC3A87">
              <w:rPr>
                <w:rFonts w:cs="Arial"/>
                <w:sz w:val="19"/>
                <w:szCs w:val="19"/>
                <w:lang w:val="nl-NL"/>
              </w:rPr>
              <w:t xml:space="preserve">Productie-installaties, </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0E427561" w14:textId="77777777" w:rsidR="002C3B7E"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Utiliteiten, </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269DC5CF"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Grondstofsystemen,</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0DBA5930"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Hoog- en laagspanningssystemen,</w:t>
            </w:r>
          </w:p>
          <w:p w14:paraId="40FC48C0"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Ketels, leidingen en vaten</w:t>
            </w:r>
          </w:p>
          <w:p w14:paraId="297FBE13"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Lines of Defence;</w:t>
            </w:r>
          </w:p>
          <w:p w14:paraId="24ABADF4" w14:textId="77777777" w:rsidR="002C3B7E"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Apparatuur verwijderden/ toevoegen</w:t>
            </w:r>
          </w:p>
          <w:p w14:paraId="693D3551"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Niet "identieke vervanging”</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6C334FCC" w14:textId="77777777" w:rsidR="002C3B7E"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Wijziging ontwerpspecificaties </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07892A1E"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Tijdelijke aansluitingen in productieprocessen </w:t>
            </w:r>
            <w:r w:rsidRPr="00BC3A87">
              <w:rPr>
                <w:rFonts w:cs="Arial"/>
                <w:sz w:val="19"/>
                <w:szCs w:val="19"/>
                <w:lang w:val="nl-NL"/>
              </w:rPr>
              <w:tab/>
            </w:r>
            <w:r w:rsidRPr="00BC3A87">
              <w:rPr>
                <w:rFonts w:cs="Arial"/>
                <w:sz w:val="19"/>
                <w:szCs w:val="19"/>
                <w:lang w:val="nl-NL"/>
              </w:rPr>
              <w:tab/>
            </w:r>
          </w:p>
          <w:p w14:paraId="34216EAE" w14:textId="77777777" w:rsidR="002C3B7E" w:rsidRDefault="002C3B7E" w:rsidP="00DC02E2">
            <w:pPr>
              <w:pStyle w:val="normaal-3"/>
              <w:tabs>
                <w:tab w:val="clear" w:pos="1872"/>
                <w:tab w:val="left" w:pos="1985"/>
              </w:tabs>
              <w:spacing w:after="20"/>
              <w:ind w:left="0"/>
              <w:rPr>
                <w:rFonts w:cs="Tahoma"/>
                <w:b/>
              </w:rPr>
            </w:pPr>
            <w:r w:rsidRPr="00BC3A87">
              <w:rPr>
                <w:rFonts w:cs="Arial"/>
                <w:sz w:val="19"/>
                <w:szCs w:val="19"/>
                <w:lang w:val="nl-NL"/>
              </w:rPr>
              <w:t xml:space="preserve">Significante aanpassingen in gebouwen  </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tc>
        <w:tc>
          <w:tcPr>
            <w:tcW w:w="573" w:type="dxa"/>
            <w:tcBorders>
              <w:bottom w:val="single" w:sz="4" w:space="0" w:color="auto"/>
              <w:right w:val="single" w:sz="4" w:space="0" w:color="auto"/>
            </w:tcBorders>
          </w:tcPr>
          <w:p w14:paraId="019FE261" w14:textId="1FF1F8F6"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416876999"/>
                <w14:checkbox>
                  <w14:checked w14:val="0"/>
                  <w14:checkedState w14:val="2612" w14:font="MS Gothic"/>
                  <w14:uncheckedState w14:val="2610" w14:font="MS Gothic"/>
                </w14:checkbox>
              </w:sdtPr>
              <w:sdtEndPr/>
              <w:sdtContent>
                <w:r w:rsidR="00E97E48">
                  <w:rPr>
                    <w:rFonts w:ascii="MS Gothic" w:eastAsia="MS Gothic" w:hAnsi="MS Gothic" w:cs="Arial" w:hint="eastAsia"/>
                    <w:sz w:val="19"/>
                    <w:szCs w:val="19"/>
                    <w:lang w:val="nl-NL"/>
                  </w:rPr>
                  <w:t>☐</w:t>
                </w:r>
              </w:sdtContent>
            </w:sdt>
          </w:p>
          <w:p w14:paraId="6DBC5C8E"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1526518723"/>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6E37B210" w14:textId="77777777" w:rsidR="002C3B7E" w:rsidRDefault="0095571A" w:rsidP="00E97E48">
            <w:pPr>
              <w:ind w:right="-428"/>
              <w:rPr>
                <w:rFonts w:cs="Arial"/>
                <w:sz w:val="19"/>
                <w:szCs w:val="19"/>
              </w:rPr>
            </w:pPr>
            <w:sdt>
              <w:sdtPr>
                <w:rPr>
                  <w:rFonts w:cs="Arial"/>
                  <w:sz w:val="19"/>
                  <w:szCs w:val="19"/>
                </w:rPr>
                <w:id w:val="131012441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69B70C91"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78008211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2E6A0126"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121465802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3BAECEA" w14:textId="77777777" w:rsidR="002C3B7E" w:rsidRDefault="0095571A" w:rsidP="00E97E48">
            <w:pPr>
              <w:ind w:right="-428"/>
              <w:rPr>
                <w:rFonts w:cs="Arial"/>
                <w:sz w:val="19"/>
                <w:szCs w:val="19"/>
              </w:rPr>
            </w:pPr>
            <w:sdt>
              <w:sdtPr>
                <w:rPr>
                  <w:rFonts w:cs="Arial"/>
                  <w:sz w:val="19"/>
                  <w:szCs w:val="19"/>
                </w:rPr>
                <w:id w:val="899250384"/>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251FAC3E"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65165104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4B1F9B31"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170994889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16918A62"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578328113"/>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02CE3F62" w14:textId="4DAF96FA"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1560549616"/>
                <w14:checkbox>
                  <w14:checked w14:val="0"/>
                  <w14:checkedState w14:val="2612" w14:font="MS Gothic"/>
                  <w14:uncheckedState w14:val="2610" w14:font="MS Gothic"/>
                </w14:checkbox>
              </w:sdtPr>
              <w:sdtEndPr/>
              <w:sdtContent>
                <w:r w:rsidR="00E97E48">
                  <w:rPr>
                    <w:rFonts w:ascii="MS Gothic" w:eastAsia="MS Gothic" w:hAnsi="MS Gothic" w:cs="Arial" w:hint="eastAsia"/>
                    <w:sz w:val="19"/>
                    <w:szCs w:val="19"/>
                    <w:lang w:val="nl-NL"/>
                  </w:rPr>
                  <w:t>☐</w:t>
                </w:r>
              </w:sdtContent>
            </w:sdt>
          </w:p>
          <w:p w14:paraId="6876946F" w14:textId="7EC29CBE" w:rsidR="00E97E48" w:rsidRPr="00E97E48"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1768453033"/>
                <w14:checkbox>
                  <w14:checked w14:val="0"/>
                  <w14:checkedState w14:val="2612" w14:font="MS Gothic"/>
                  <w14:uncheckedState w14:val="2610" w14:font="MS Gothic"/>
                </w14:checkbox>
              </w:sdtPr>
              <w:sdtEndPr/>
              <w:sdtContent>
                <w:r w:rsidR="00E97E48">
                  <w:rPr>
                    <w:rFonts w:ascii="MS Gothic" w:eastAsia="MS Gothic" w:hAnsi="MS Gothic" w:cs="Arial" w:hint="eastAsia"/>
                    <w:sz w:val="19"/>
                    <w:szCs w:val="19"/>
                    <w:lang w:val="nl-NL"/>
                  </w:rPr>
                  <w:t>☐</w:t>
                </w:r>
              </w:sdtContent>
            </w:sdt>
          </w:p>
        </w:tc>
        <w:tc>
          <w:tcPr>
            <w:tcW w:w="574" w:type="dxa"/>
            <w:tcBorders>
              <w:left w:val="single" w:sz="4" w:space="0" w:color="auto"/>
              <w:bottom w:val="single" w:sz="4" w:space="0" w:color="auto"/>
            </w:tcBorders>
          </w:tcPr>
          <w:p w14:paraId="2829676D"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207695900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57719929"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1200900249"/>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C0DAE8F" w14:textId="77777777" w:rsidR="002C3B7E" w:rsidRDefault="0095571A" w:rsidP="00E97E48">
            <w:pPr>
              <w:ind w:right="-428"/>
              <w:rPr>
                <w:rFonts w:cs="Arial"/>
                <w:sz w:val="19"/>
                <w:szCs w:val="19"/>
              </w:rPr>
            </w:pPr>
            <w:sdt>
              <w:sdtPr>
                <w:rPr>
                  <w:rFonts w:cs="Arial"/>
                  <w:sz w:val="19"/>
                  <w:szCs w:val="19"/>
                </w:rPr>
                <w:id w:val="1464692994"/>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73EE76AB"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201799669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1E4B6C58"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124823348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E8826F0" w14:textId="77777777" w:rsidR="002C3B7E" w:rsidRDefault="0095571A" w:rsidP="00E97E48">
            <w:pPr>
              <w:ind w:right="-428"/>
              <w:rPr>
                <w:rFonts w:cs="Arial"/>
                <w:sz w:val="19"/>
                <w:szCs w:val="19"/>
              </w:rPr>
            </w:pPr>
            <w:sdt>
              <w:sdtPr>
                <w:rPr>
                  <w:rFonts w:cs="Arial"/>
                  <w:sz w:val="19"/>
                  <w:szCs w:val="19"/>
                </w:rPr>
                <w:id w:val="-880090994"/>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584A9D27"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8804577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417BC473" w14:textId="77777777" w:rsidR="002C3B7E" w:rsidRDefault="0095571A" w:rsidP="00E97E48">
            <w:pPr>
              <w:pStyle w:val="normaal-3"/>
              <w:tabs>
                <w:tab w:val="clear" w:pos="1872"/>
                <w:tab w:val="left" w:pos="1985"/>
              </w:tabs>
              <w:ind w:left="0"/>
              <w:rPr>
                <w:rFonts w:cs="Arial"/>
                <w:sz w:val="19"/>
                <w:szCs w:val="19"/>
                <w:lang w:val="nl-NL"/>
              </w:rPr>
            </w:pPr>
            <w:sdt>
              <w:sdtPr>
                <w:rPr>
                  <w:rFonts w:cs="Arial"/>
                  <w:sz w:val="19"/>
                  <w:szCs w:val="19"/>
                  <w:lang w:val="nl-NL"/>
                </w:rPr>
                <w:id w:val="237672941"/>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442C3D1A" w14:textId="77777777" w:rsidR="002C3B7E" w:rsidRDefault="0095571A" w:rsidP="00E97E48">
            <w:pPr>
              <w:pStyle w:val="normaal-3"/>
              <w:tabs>
                <w:tab w:val="clear" w:pos="1872"/>
                <w:tab w:val="left" w:pos="1985"/>
              </w:tabs>
              <w:ind w:left="0"/>
              <w:rPr>
                <w:rFonts w:cs="Arial"/>
                <w:sz w:val="19"/>
                <w:szCs w:val="19"/>
              </w:rPr>
            </w:pPr>
            <w:sdt>
              <w:sdtPr>
                <w:rPr>
                  <w:rFonts w:cs="Arial"/>
                  <w:sz w:val="19"/>
                  <w:szCs w:val="19"/>
                  <w:lang w:val="nl-NL"/>
                </w:rPr>
                <w:id w:val="183301873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002DF204" w14:textId="37DA21F7" w:rsidR="00E97E48" w:rsidRDefault="0095571A" w:rsidP="00E97E48">
            <w:pPr>
              <w:ind w:right="-428"/>
              <w:rPr>
                <w:rFonts w:cs="Arial"/>
                <w:sz w:val="19"/>
                <w:szCs w:val="19"/>
              </w:rPr>
            </w:pPr>
            <w:sdt>
              <w:sdtPr>
                <w:rPr>
                  <w:rFonts w:cs="Arial"/>
                  <w:sz w:val="19"/>
                  <w:szCs w:val="19"/>
                </w:rPr>
                <w:id w:val="568156332"/>
                <w14:checkbox>
                  <w14:checked w14:val="0"/>
                  <w14:checkedState w14:val="2612" w14:font="MS Gothic"/>
                  <w14:uncheckedState w14:val="2610" w14:font="MS Gothic"/>
                </w14:checkbox>
              </w:sdtPr>
              <w:sdtEndPr/>
              <w:sdtContent>
                <w:r w:rsidR="00E97E48">
                  <w:rPr>
                    <w:rFonts w:ascii="MS Gothic" w:eastAsia="MS Gothic" w:hAnsi="MS Gothic" w:cs="Arial" w:hint="eastAsia"/>
                    <w:sz w:val="19"/>
                    <w:szCs w:val="19"/>
                  </w:rPr>
                  <w:t>☐</w:t>
                </w:r>
              </w:sdtContent>
            </w:sdt>
          </w:p>
          <w:p w14:paraId="7030F9AA" w14:textId="3B4B3A44" w:rsidR="00E97E48" w:rsidRPr="00E97E48" w:rsidRDefault="0095571A" w:rsidP="00E97E48">
            <w:pPr>
              <w:pStyle w:val="normaal-3"/>
              <w:tabs>
                <w:tab w:val="clear" w:pos="1872"/>
                <w:tab w:val="left" w:pos="1985"/>
              </w:tabs>
              <w:ind w:left="0"/>
              <w:rPr>
                <w:rFonts w:cs="Arial"/>
                <w:sz w:val="19"/>
                <w:szCs w:val="19"/>
              </w:rPr>
            </w:pPr>
            <w:sdt>
              <w:sdtPr>
                <w:rPr>
                  <w:rFonts w:cs="Arial"/>
                  <w:sz w:val="19"/>
                  <w:szCs w:val="19"/>
                  <w:lang w:val="nl-NL"/>
                </w:rPr>
                <w:id w:val="1246383689"/>
                <w14:checkbox>
                  <w14:checked w14:val="0"/>
                  <w14:checkedState w14:val="2612" w14:font="MS Gothic"/>
                  <w14:uncheckedState w14:val="2610" w14:font="MS Gothic"/>
                </w14:checkbox>
              </w:sdtPr>
              <w:sdtEndPr/>
              <w:sdtContent>
                <w:r w:rsidR="00E97E48">
                  <w:rPr>
                    <w:rFonts w:ascii="MS Gothic" w:eastAsia="MS Gothic" w:hAnsi="MS Gothic" w:cs="Arial" w:hint="eastAsia"/>
                    <w:sz w:val="19"/>
                    <w:szCs w:val="19"/>
                    <w:lang w:val="nl-NL"/>
                  </w:rPr>
                  <w:t>☐</w:t>
                </w:r>
              </w:sdtContent>
            </w:sdt>
          </w:p>
        </w:tc>
        <w:tc>
          <w:tcPr>
            <w:tcW w:w="3122" w:type="dxa"/>
            <w:tcBorders>
              <w:right w:val="single" w:sz="4" w:space="0" w:color="auto"/>
            </w:tcBorders>
          </w:tcPr>
          <w:p w14:paraId="21E6EC31" w14:textId="77777777" w:rsidR="002C3B7E" w:rsidRDefault="002C3B7E" w:rsidP="004C5ADB">
            <w:pPr>
              <w:ind w:right="-428"/>
              <w:rPr>
                <w:rFonts w:cs="Tahoma"/>
                <w:b/>
              </w:rPr>
            </w:pPr>
            <w:r>
              <w:rPr>
                <w:rFonts w:cs="Arial"/>
                <w:sz w:val="19"/>
                <w:szCs w:val="19"/>
              </w:rPr>
              <w:t>(</w:t>
            </w:r>
            <w:r w:rsidRPr="00BC3A87">
              <w:rPr>
                <w:rFonts w:cs="Arial"/>
                <w:sz w:val="19"/>
                <w:szCs w:val="19"/>
              </w:rPr>
              <w:t>klik gewenst vakje met muis)</w:t>
            </w:r>
          </w:p>
        </w:tc>
      </w:tr>
      <w:tr w:rsidR="002C3B7E" w14:paraId="4F51D9F2" w14:textId="77777777" w:rsidTr="00823EBB">
        <w:tc>
          <w:tcPr>
            <w:tcW w:w="5353" w:type="dxa"/>
          </w:tcPr>
          <w:p w14:paraId="19F43BD0" w14:textId="77777777" w:rsidR="002C3B7E" w:rsidRDefault="002C3B7E" w:rsidP="00DC02E2">
            <w:pPr>
              <w:spacing w:after="20"/>
              <w:ind w:right="-428"/>
              <w:rPr>
                <w:rFonts w:cs="Tahoma"/>
                <w:b/>
              </w:rPr>
            </w:pPr>
            <w:r w:rsidRPr="00BC3A87">
              <w:rPr>
                <w:rFonts w:cs="Arial"/>
                <w:b/>
                <w:sz w:val="19"/>
                <w:szCs w:val="19"/>
              </w:rPr>
              <w:t>Chemische wijzigingen</w:t>
            </w:r>
            <w:r w:rsidRPr="00BC3A87">
              <w:rPr>
                <w:rFonts w:cs="Arial"/>
                <w:b/>
                <w:sz w:val="19"/>
                <w:szCs w:val="19"/>
              </w:rPr>
              <w:tab/>
            </w:r>
          </w:p>
        </w:tc>
        <w:tc>
          <w:tcPr>
            <w:tcW w:w="1147" w:type="dxa"/>
            <w:gridSpan w:val="2"/>
            <w:tcBorders>
              <w:top w:val="single" w:sz="4" w:space="0" w:color="auto"/>
            </w:tcBorders>
            <w:vAlign w:val="center"/>
          </w:tcPr>
          <w:p w14:paraId="49A752AF" w14:textId="77777777" w:rsidR="002C3B7E" w:rsidRDefault="002C3B7E" w:rsidP="004C5ADB">
            <w:pPr>
              <w:ind w:right="-428"/>
              <w:rPr>
                <w:rFonts w:cs="Tahoma"/>
                <w:b/>
              </w:rPr>
            </w:pPr>
          </w:p>
        </w:tc>
        <w:tc>
          <w:tcPr>
            <w:tcW w:w="3122" w:type="dxa"/>
            <w:tcBorders>
              <w:bottom w:val="single" w:sz="4" w:space="0" w:color="000000"/>
              <w:right w:val="single" w:sz="4" w:space="0" w:color="auto"/>
            </w:tcBorders>
          </w:tcPr>
          <w:p w14:paraId="331BDF4A" w14:textId="77777777" w:rsidR="002C3B7E" w:rsidRDefault="002C3B7E" w:rsidP="004C5ADB">
            <w:pPr>
              <w:ind w:right="-428"/>
              <w:rPr>
                <w:rFonts w:cs="Tahoma"/>
                <w:b/>
              </w:rPr>
            </w:pPr>
          </w:p>
        </w:tc>
      </w:tr>
      <w:tr w:rsidR="002C3B7E" w14:paraId="7771429A" w14:textId="77777777" w:rsidTr="00823EBB">
        <w:tc>
          <w:tcPr>
            <w:tcW w:w="5353" w:type="dxa"/>
          </w:tcPr>
          <w:p w14:paraId="1222FE5F" w14:textId="77777777" w:rsidR="002C3B7E" w:rsidRDefault="002C3B7E" w:rsidP="00DC02E2">
            <w:pPr>
              <w:spacing w:after="20"/>
              <w:ind w:right="-428"/>
              <w:rPr>
                <w:rFonts w:cs="Arial"/>
                <w:sz w:val="19"/>
                <w:szCs w:val="19"/>
              </w:rPr>
            </w:pPr>
            <w:r w:rsidRPr="00BC3A87">
              <w:rPr>
                <w:rFonts w:cs="Arial"/>
                <w:sz w:val="19"/>
                <w:szCs w:val="19"/>
              </w:rPr>
              <w:t xml:space="preserve">Chemische wijziging   productieproces  </w:t>
            </w:r>
          </w:p>
          <w:p w14:paraId="638533BD" w14:textId="77777777" w:rsidR="002C3B7E" w:rsidRDefault="002C3B7E" w:rsidP="00DC02E2">
            <w:pPr>
              <w:spacing w:after="20"/>
              <w:ind w:right="-428"/>
              <w:rPr>
                <w:rFonts w:cs="Arial"/>
                <w:sz w:val="19"/>
                <w:szCs w:val="19"/>
              </w:rPr>
            </w:pPr>
            <w:r w:rsidRPr="00BC3A87">
              <w:rPr>
                <w:rFonts w:cs="Arial"/>
                <w:sz w:val="19"/>
                <w:szCs w:val="19"/>
              </w:rPr>
              <w:t>Nieuwe (toepassing ) chemicaliën;</w:t>
            </w:r>
          </w:p>
          <w:p w14:paraId="081EC077" w14:textId="77777777" w:rsidR="002C3B7E" w:rsidRDefault="002C3B7E" w:rsidP="00DC02E2">
            <w:pPr>
              <w:spacing w:after="20"/>
              <w:ind w:right="-428"/>
              <w:rPr>
                <w:rFonts w:cs="Tahoma"/>
                <w:b/>
              </w:rPr>
            </w:pPr>
            <w:r w:rsidRPr="00BC3A87">
              <w:rPr>
                <w:rFonts w:cs="Arial"/>
                <w:sz w:val="19"/>
                <w:szCs w:val="19"/>
              </w:rPr>
              <w:t>Wijziging in bereiding recept ( apparatuur )</w:t>
            </w:r>
          </w:p>
        </w:tc>
        <w:tc>
          <w:tcPr>
            <w:tcW w:w="573" w:type="dxa"/>
            <w:tcBorders>
              <w:right w:val="single" w:sz="4" w:space="0" w:color="auto"/>
            </w:tcBorders>
            <w:vAlign w:val="center"/>
          </w:tcPr>
          <w:p w14:paraId="1ECA50CD" w14:textId="77777777" w:rsidR="002C3B7E" w:rsidRDefault="0095571A" w:rsidP="004C5ADB">
            <w:pPr>
              <w:pStyle w:val="normaal-3"/>
              <w:tabs>
                <w:tab w:val="clear" w:pos="1872"/>
                <w:tab w:val="left" w:pos="1985"/>
              </w:tabs>
              <w:ind w:left="0"/>
              <w:rPr>
                <w:rFonts w:cs="Arial"/>
                <w:sz w:val="19"/>
                <w:szCs w:val="19"/>
                <w:lang w:val="nl-NL"/>
              </w:rPr>
            </w:pPr>
            <w:sdt>
              <w:sdtPr>
                <w:rPr>
                  <w:rFonts w:cs="Arial"/>
                  <w:sz w:val="19"/>
                  <w:szCs w:val="19"/>
                  <w:lang w:val="nl-NL"/>
                </w:rPr>
                <w:id w:val="178576959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528A8B75" w14:textId="77777777" w:rsidR="002C3B7E" w:rsidRDefault="0095571A" w:rsidP="004C5ADB">
            <w:pPr>
              <w:ind w:right="-428"/>
              <w:rPr>
                <w:rFonts w:cs="Tahoma"/>
                <w:b/>
              </w:rPr>
            </w:pPr>
            <w:sdt>
              <w:sdtPr>
                <w:rPr>
                  <w:rFonts w:cs="Arial"/>
                  <w:sz w:val="19"/>
                  <w:szCs w:val="19"/>
                </w:rPr>
                <w:id w:val="-196233017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r w:rsidR="002C3B7E">
              <w:rPr>
                <w:rFonts w:cs="Arial"/>
                <w:sz w:val="19"/>
                <w:szCs w:val="19"/>
              </w:rPr>
              <w:br/>
            </w:r>
            <w:sdt>
              <w:sdtPr>
                <w:rPr>
                  <w:rFonts w:cs="Arial"/>
                  <w:sz w:val="19"/>
                  <w:szCs w:val="19"/>
                </w:rPr>
                <w:id w:val="78315007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left w:val="single" w:sz="4" w:space="0" w:color="auto"/>
            </w:tcBorders>
            <w:vAlign w:val="center"/>
          </w:tcPr>
          <w:p w14:paraId="2814F02E" w14:textId="77777777" w:rsidR="002C3B7E" w:rsidRDefault="0095571A" w:rsidP="004C5ADB">
            <w:pPr>
              <w:pStyle w:val="normaal-3"/>
              <w:tabs>
                <w:tab w:val="clear" w:pos="1872"/>
                <w:tab w:val="left" w:pos="1985"/>
              </w:tabs>
              <w:ind w:left="0"/>
              <w:rPr>
                <w:rFonts w:cs="Arial"/>
                <w:sz w:val="19"/>
                <w:szCs w:val="19"/>
                <w:lang w:val="nl-NL"/>
              </w:rPr>
            </w:pPr>
            <w:sdt>
              <w:sdtPr>
                <w:rPr>
                  <w:rFonts w:cs="Arial"/>
                  <w:sz w:val="19"/>
                  <w:szCs w:val="19"/>
                  <w:lang w:val="nl-NL"/>
                </w:rPr>
                <w:id w:val="-1373534079"/>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lang w:val="nl-NL"/>
                  </w:rPr>
                  <w:t>☐</w:t>
                </w:r>
              </w:sdtContent>
            </w:sdt>
          </w:p>
          <w:p w14:paraId="464EE509" w14:textId="77777777" w:rsidR="002C3B7E" w:rsidRDefault="0095571A" w:rsidP="004C5ADB">
            <w:pPr>
              <w:pStyle w:val="normaal-3"/>
              <w:tabs>
                <w:tab w:val="clear" w:pos="1872"/>
                <w:tab w:val="left" w:pos="1985"/>
              </w:tabs>
              <w:ind w:left="0"/>
              <w:rPr>
                <w:rFonts w:cs="Arial"/>
                <w:sz w:val="19"/>
                <w:szCs w:val="19"/>
              </w:rPr>
            </w:pPr>
            <w:sdt>
              <w:sdtPr>
                <w:rPr>
                  <w:rFonts w:cs="Arial"/>
                  <w:sz w:val="19"/>
                  <w:szCs w:val="19"/>
                  <w:lang w:val="nl-NL"/>
                </w:rPr>
                <w:id w:val="56284006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5BB55951" w14:textId="77777777" w:rsidR="002C3B7E" w:rsidRDefault="0095571A" w:rsidP="004C5ADB">
            <w:pPr>
              <w:ind w:right="-428"/>
              <w:rPr>
                <w:rFonts w:cs="Tahoma"/>
                <w:b/>
              </w:rPr>
            </w:pPr>
            <w:sdt>
              <w:sdtPr>
                <w:rPr>
                  <w:rFonts w:cs="Arial"/>
                  <w:sz w:val="19"/>
                  <w:szCs w:val="19"/>
                </w:rPr>
                <w:id w:val="146284992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bottom w:val="single" w:sz="4" w:space="0" w:color="auto"/>
              <w:right w:val="single" w:sz="4" w:space="0" w:color="auto"/>
            </w:tcBorders>
          </w:tcPr>
          <w:p w14:paraId="57306A77" w14:textId="77777777" w:rsidR="002C3B7E" w:rsidRDefault="002C3B7E" w:rsidP="004C5ADB">
            <w:pPr>
              <w:ind w:right="-428"/>
              <w:rPr>
                <w:rFonts w:cs="Tahoma"/>
                <w:b/>
              </w:rPr>
            </w:pPr>
          </w:p>
        </w:tc>
      </w:tr>
      <w:tr w:rsidR="002C3B7E" w14:paraId="18C078E4" w14:textId="77777777" w:rsidTr="00823EBB">
        <w:tc>
          <w:tcPr>
            <w:tcW w:w="5353" w:type="dxa"/>
          </w:tcPr>
          <w:p w14:paraId="4F14F2F3" w14:textId="77777777" w:rsidR="002C3B7E" w:rsidRDefault="002C3B7E" w:rsidP="00DC02E2">
            <w:pPr>
              <w:spacing w:after="20"/>
              <w:ind w:right="-428"/>
              <w:rPr>
                <w:rFonts w:cs="Tahoma"/>
                <w:b/>
              </w:rPr>
            </w:pPr>
            <w:r w:rsidRPr="00BC3A87">
              <w:rPr>
                <w:rFonts w:cs="Arial"/>
                <w:b/>
                <w:sz w:val="19"/>
                <w:szCs w:val="19"/>
              </w:rPr>
              <w:t>Instrumentele wijzigingen</w:t>
            </w:r>
            <w:r w:rsidRPr="00BC3A87">
              <w:rPr>
                <w:rFonts w:cs="Arial"/>
                <w:b/>
                <w:sz w:val="19"/>
                <w:szCs w:val="19"/>
              </w:rPr>
              <w:tab/>
            </w:r>
          </w:p>
        </w:tc>
        <w:tc>
          <w:tcPr>
            <w:tcW w:w="1147" w:type="dxa"/>
            <w:gridSpan w:val="2"/>
            <w:vAlign w:val="center"/>
          </w:tcPr>
          <w:p w14:paraId="71B9286B" w14:textId="77777777" w:rsidR="002C3B7E" w:rsidRDefault="002C3B7E" w:rsidP="004C5ADB">
            <w:pPr>
              <w:ind w:right="-428"/>
              <w:rPr>
                <w:rFonts w:cs="Tahoma"/>
                <w:b/>
              </w:rPr>
            </w:pPr>
          </w:p>
        </w:tc>
        <w:tc>
          <w:tcPr>
            <w:tcW w:w="3122" w:type="dxa"/>
            <w:tcBorders>
              <w:top w:val="single" w:sz="4" w:space="0" w:color="auto"/>
              <w:right w:val="single" w:sz="4" w:space="0" w:color="auto"/>
            </w:tcBorders>
          </w:tcPr>
          <w:p w14:paraId="67509066" w14:textId="77777777" w:rsidR="002C3B7E" w:rsidRDefault="002C3B7E" w:rsidP="004C5ADB">
            <w:pPr>
              <w:ind w:right="-428"/>
              <w:rPr>
                <w:rFonts w:cs="Tahoma"/>
                <w:b/>
              </w:rPr>
            </w:pPr>
          </w:p>
        </w:tc>
      </w:tr>
      <w:tr w:rsidR="00823EBB" w14:paraId="2E8AD586" w14:textId="77777777" w:rsidTr="00823EBB">
        <w:tc>
          <w:tcPr>
            <w:tcW w:w="5353" w:type="dxa"/>
          </w:tcPr>
          <w:p w14:paraId="0292DA3F" w14:textId="77777777" w:rsidR="00055E63" w:rsidRDefault="002C3B7E" w:rsidP="00055E63">
            <w:pPr>
              <w:pStyle w:val="normaal-3"/>
              <w:tabs>
                <w:tab w:val="clear" w:pos="1872"/>
                <w:tab w:val="left" w:pos="1985"/>
                <w:tab w:val="left" w:pos="5595"/>
              </w:tabs>
              <w:spacing w:after="20"/>
              <w:ind w:left="0"/>
              <w:rPr>
                <w:rFonts w:cs="Arial"/>
                <w:sz w:val="19"/>
                <w:szCs w:val="19"/>
                <w:lang w:val="nl-NL"/>
              </w:rPr>
            </w:pPr>
            <w:r w:rsidRPr="00BC3A87">
              <w:rPr>
                <w:rFonts w:cs="Arial"/>
                <w:sz w:val="19"/>
                <w:szCs w:val="19"/>
                <w:lang w:val="nl-NL"/>
              </w:rPr>
              <w:t>Proces hardware,</w:t>
            </w:r>
            <w:r w:rsidRPr="00BC3A87">
              <w:rPr>
                <w:rFonts w:cs="Arial"/>
                <w:sz w:val="19"/>
                <w:szCs w:val="19"/>
                <w:lang w:val="nl-NL"/>
              </w:rPr>
              <w:tab/>
            </w:r>
          </w:p>
          <w:p w14:paraId="019DEAEF" w14:textId="7E336538" w:rsidR="002C3B7E" w:rsidRPr="00BC3A87" w:rsidRDefault="002C3B7E" w:rsidP="00055E63">
            <w:pPr>
              <w:pStyle w:val="normaal-3"/>
              <w:tabs>
                <w:tab w:val="clear" w:pos="1872"/>
                <w:tab w:val="left" w:pos="1985"/>
                <w:tab w:val="left" w:pos="5595"/>
              </w:tabs>
              <w:spacing w:after="20"/>
              <w:ind w:left="0"/>
              <w:rPr>
                <w:rFonts w:cs="Arial"/>
                <w:sz w:val="19"/>
                <w:szCs w:val="19"/>
                <w:lang w:val="nl-NL"/>
              </w:rPr>
            </w:pPr>
            <w:r w:rsidRPr="00BC3A87">
              <w:rPr>
                <w:rFonts w:cs="Arial"/>
                <w:sz w:val="19"/>
                <w:szCs w:val="19"/>
                <w:lang w:val="nl-NL"/>
              </w:rPr>
              <w:t>Software en gerelateerde instrumentatie</w:t>
            </w:r>
          </w:p>
          <w:p w14:paraId="224A724C" w14:textId="77777777" w:rsidR="002C3B7E" w:rsidRDefault="002C3B7E" w:rsidP="00DC02E2">
            <w:pPr>
              <w:spacing w:after="20"/>
              <w:ind w:right="-428"/>
              <w:rPr>
                <w:rFonts w:cs="Tahoma"/>
                <w:b/>
              </w:rPr>
            </w:pPr>
            <w:r w:rsidRPr="00BC3A87">
              <w:rPr>
                <w:rFonts w:cs="Arial"/>
                <w:sz w:val="19"/>
                <w:szCs w:val="19"/>
              </w:rPr>
              <w:t>of tijdelijk buiten ingestelde limieten (beveiliging)  werken</w:t>
            </w:r>
          </w:p>
        </w:tc>
        <w:tc>
          <w:tcPr>
            <w:tcW w:w="573" w:type="dxa"/>
            <w:tcBorders>
              <w:bottom w:val="single" w:sz="4" w:space="0" w:color="auto"/>
              <w:right w:val="single" w:sz="4" w:space="0" w:color="auto"/>
            </w:tcBorders>
            <w:vAlign w:val="center"/>
          </w:tcPr>
          <w:p w14:paraId="1D0F8C2E" w14:textId="77777777" w:rsidR="002C3B7E" w:rsidRDefault="0095571A" w:rsidP="004C5ADB">
            <w:pPr>
              <w:ind w:right="-428"/>
              <w:rPr>
                <w:rFonts w:cs="Arial"/>
                <w:sz w:val="19"/>
                <w:szCs w:val="19"/>
              </w:rPr>
            </w:pPr>
            <w:sdt>
              <w:sdtPr>
                <w:rPr>
                  <w:rFonts w:cs="Arial"/>
                  <w:sz w:val="19"/>
                  <w:szCs w:val="19"/>
                </w:rPr>
                <w:id w:val="-71434226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78817306" w14:textId="77777777" w:rsidR="002C3B7E" w:rsidRDefault="0095571A" w:rsidP="004C5ADB">
            <w:pPr>
              <w:ind w:right="-428"/>
              <w:rPr>
                <w:rFonts w:cs="Arial"/>
                <w:sz w:val="19"/>
                <w:szCs w:val="19"/>
              </w:rPr>
            </w:pPr>
            <w:sdt>
              <w:sdtPr>
                <w:rPr>
                  <w:rFonts w:cs="Arial"/>
                  <w:sz w:val="19"/>
                  <w:szCs w:val="19"/>
                </w:rPr>
                <w:id w:val="1677542282"/>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1926991E" w14:textId="77777777" w:rsidR="002C3B7E" w:rsidRDefault="0095571A" w:rsidP="004C5ADB">
            <w:pPr>
              <w:ind w:right="-428"/>
              <w:rPr>
                <w:rFonts w:cs="Tahoma"/>
                <w:b/>
              </w:rPr>
            </w:pPr>
            <w:sdt>
              <w:sdtPr>
                <w:rPr>
                  <w:rFonts w:cs="Arial"/>
                  <w:sz w:val="19"/>
                  <w:szCs w:val="19"/>
                </w:rPr>
                <w:id w:val="128877774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left w:val="single" w:sz="4" w:space="0" w:color="auto"/>
              <w:bottom w:val="single" w:sz="4" w:space="0" w:color="auto"/>
              <w:right w:val="single" w:sz="4" w:space="0" w:color="auto"/>
            </w:tcBorders>
            <w:vAlign w:val="center"/>
          </w:tcPr>
          <w:p w14:paraId="78CCCD5E" w14:textId="77777777" w:rsidR="002C3B7E" w:rsidRDefault="0095571A" w:rsidP="004C5ADB">
            <w:pPr>
              <w:ind w:right="-428"/>
              <w:rPr>
                <w:rFonts w:cs="Arial"/>
                <w:sz w:val="19"/>
                <w:szCs w:val="19"/>
              </w:rPr>
            </w:pPr>
            <w:sdt>
              <w:sdtPr>
                <w:rPr>
                  <w:rFonts w:cs="Arial"/>
                  <w:sz w:val="19"/>
                  <w:szCs w:val="19"/>
                </w:rPr>
                <w:id w:val="77545074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63EF7533" w14:textId="77777777" w:rsidR="002C3B7E" w:rsidRDefault="0095571A" w:rsidP="004C5ADB">
            <w:pPr>
              <w:ind w:right="-428"/>
              <w:rPr>
                <w:rFonts w:cs="Arial"/>
                <w:sz w:val="19"/>
                <w:szCs w:val="19"/>
              </w:rPr>
            </w:pPr>
            <w:sdt>
              <w:sdtPr>
                <w:rPr>
                  <w:rFonts w:cs="Arial"/>
                  <w:sz w:val="19"/>
                  <w:szCs w:val="19"/>
                </w:rPr>
                <w:id w:val="2025119381"/>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74700EA6" w14:textId="77777777" w:rsidR="002C3B7E" w:rsidRDefault="0095571A" w:rsidP="004C5ADB">
            <w:pPr>
              <w:ind w:right="-428"/>
              <w:rPr>
                <w:rFonts w:cs="Tahoma"/>
                <w:b/>
              </w:rPr>
            </w:pPr>
            <w:sdt>
              <w:sdtPr>
                <w:rPr>
                  <w:rFonts w:cs="Arial"/>
                  <w:sz w:val="19"/>
                  <w:szCs w:val="19"/>
                </w:rPr>
                <w:id w:val="180773246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bottom w:val="single" w:sz="4" w:space="0" w:color="000000"/>
              <w:right w:val="single" w:sz="4" w:space="0" w:color="auto"/>
            </w:tcBorders>
          </w:tcPr>
          <w:p w14:paraId="09EEF071" w14:textId="77777777" w:rsidR="002C3B7E" w:rsidRDefault="002C3B7E" w:rsidP="004C5ADB">
            <w:pPr>
              <w:ind w:right="-428"/>
              <w:rPr>
                <w:rFonts w:cs="Tahoma"/>
                <w:b/>
              </w:rPr>
            </w:pPr>
          </w:p>
        </w:tc>
      </w:tr>
      <w:tr w:rsidR="002C3B7E" w14:paraId="3FE026AC" w14:textId="77777777" w:rsidTr="00823EBB">
        <w:tc>
          <w:tcPr>
            <w:tcW w:w="5353" w:type="dxa"/>
          </w:tcPr>
          <w:p w14:paraId="1F2E518B" w14:textId="77777777" w:rsidR="002C3B7E" w:rsidRDefault="002C3B7E" w:rsidP="00DC02E2">
            <w:pPr>
              <w:spacing w:after="20"/>
              <w:ind w:right="-428"/>
              <w:rPr>
                <w:rFonts w:cs="Tahoma"/>
                <w:b/>
              </w:rPr>
            </w:pPr>
            <w:r w:rsidRPr="00BC3A87">
              <w:rPr>
                <w:rFonts w:cs="Arial"/>
                <w:b/>
                <w:sz w:val="19"/>
                <w:szCs w:val="19"/>
              </w:rPr>
              <w:t>Procedurele wijzigingen</w:t>
            </w:r>
          </w:p>
        </w:tc>
        <w:tc>
          <w:tcPr>
            <w:tcW w:w="1147" w:type="dxa"/>
            <w:gridSpan w:val="2"/>
            <w:tcBorders>
              <w:top w:val="single" w:sz="4" w:space="0" w:color="auto"/>
              <w:bottom w:val="single" w:sz="4" w:space="0" w:color="auto"/>
              <w:right w:val="single" w:sz="4" w:space="0" w:color="auto"/>
            </w:tcBorders>
            <w:vAlign w:val="center"/>
          </w:tcPr>
          <w:p w14:paraId="4EFB0F7F"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108E585A" w14:textId="77777777" w:rsidR="002C3B7E" w:rsidRDefault="002C3B7E" w:rsidP="004C5ADB">
            <w:pPr>
              <w:ind w:right="-428"/>
              <w:rPr>
                <w:rFonts w:cs="Tahoma"/>
                <w:b/>
              </w:rPr>
            </w:pPr>
          </w:p>
        </w:tc>
      </w:tr>
      <w:tr w:rsidR="002C3B7E" w14:paraId="1FF61403" w14:textId="77777777" w:rsidTr="00823EBB">
        <w:tc>
          <w:tcPr>
            <w:tcW w:w="5353" w:type="dxa"/>
          </w:tcPr>
          <w:p w14:paraId="1538743F"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Alle procedurele wijzigingen welke gevolg kunnen hebben </w:t>
            </w:r>
          </w:p>
          <w:p w14:paraId="31D04D9C" w14:textId="77777777" w:rsidR="002C3B7E" w:rsidRDefault="002C3B7E" w:rsidP="00DC02E2">
            <w:pPr>
              <w:spacing w:after="20"/>
              <w:ind w:right="-428"/>
              <w:rPr>
                <w:rFonts w:cs="Tahoma"/>
                <w:b/>
              </w:rPr>
            </w:pPr>
            <w:r w:rsidRPr="00BC3A87">
              <w:rPr>
                <w:rFonts w:cs="Arial"/>
                <w:sz w:val="19"/>
                <w:szCs w:val="19"/>
              </w:rPr>
              <w:t>voor veiligheid, arbo,  milieu</w:t>
            </w:r>
            <w:r w:rsidRPr="00BC3A87">
              <w:rPr>
                <w:rFonts w:cs="Arial"/>
                <w:sz w:val="19"/>
                <w:szCs w:val="19"/>
              </w:rPr>
              <w:tab/>
            </w:r>
          </w:p>
        </w:tc>
        <w:tc>
          <w:tcPr>
            <w:tcW w:w="573" w:type="dxa"/>
            <w:tcBorders>
              <w:top w:val="single" w:sz="4" w:space="0" w:color="auto"/>
              <w:bottom w:val="single" w:sz="4" w:space="0" w:color="auto"/>
              <w:right w:val="single" w:sz="4" w:space="0" w:color="auto"/>
            </w:tcBorders>
            <w:vAlign w:val="center"/>
          </w:tcPr>
          <w:p w14:paraId="1F3E2068" w14:textId="77777777" w:rsidR="002C3B7E" w:rsidRDefault="0095571A" w:rsidP="004C5ADB">
            <w:pPr>
              <w:ind w:right="-428"/>
              <w:rPr>
                <w:rFonts w:cs="Arial"/>
                <w:sz w:val="19"/>
                <w:szCs w:val="19"/>
              </w:rPr>
            </w:pPr>
            <w:sdt>
              <w:sdtPr>
                <w:rPr>
                  <w:rFonts w:cs="Arial"/>
                  <w:sz w:val="19"/>
                  <w:szCs w:val="19"/>
                </w:rPr>
                <w:id w:val="48180970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2D6DFB3E" w14:textId="77777777" w:rsidR="002C3B7E" w:rsidRDefault="002C3B7E" w:rsidP="004C5ADB">
            <w:pPr>
              <w:ind w:right="-428"/>
              <w:rPr>
                <w:rFonts w:cs="Tahoma"/>
                <w:b/>
              </w:rPr>
            </w:pPr>
          </w:p>
        </w:tc>
        <w:tc>
          <w:tcPr>
            <w:tcW w:w="574" w:type="dxa"/>
            <w:tcBorders>
              <w:top w:val="single" w:sz="4" w:space="0" w:color="auto"/>
              <w:bottom w:val="single" w:sz="4" w:space="0" w:color="auto"/>
              <w:right w:val="single" w:sz="4" w:space="0" w:color="auto"/>
            </w:tcBorders>
            <w:vAlign w:val="center"/>
          </w:tcPr>
          <w:p w14:paraId="6F4C3B9C" w14:textId="77777777" w:rsidR="002C3B7E" w:rsidRDefault="0095571A" w:rsidP="004C5ADB">
            <w:pPr>
              <w:ind w:right="-428"/>
              <w:rPr>
                <w:rFonts w:cs="Arial"/>
                <w:sz w:val="19"/>
                <w:szCs w:val="19"/>
              </w:rPr>
            </w:pPr>
            <w:sdt>
              <w:sdtPr>
                <w:rPr>
                  <w:rFonts w:cs="Arial"/>
                  <w:sz w:val="19"/>
                  <w:szCs w:val="19"/>
                </w:rPr>
                <w:id w:val="85792372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5A97B174"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087F8AA2" w14:textId="77777777" w:rsidR="002C3B7E" w:rsidRDefault="002C3B7E" w:rsidP="004C5ADB">
            <w:pPr>
              <w:ind w:right="-428"/>
              <w:rPr>
                <w:rFonts w:cs="Tahoma"/>
                <w:b/>
              </w:rPr>
            </w:pPr>
          </w:p>
        </w:tc>
      </w:tr>
      <w:tr w:rsidR="002C3B7E" w14:paraId="7269D951" w14:textId="77777777" w:rsidTr="00823EBB">
        <w:tc>
          <w:tcPr>
            <w:tcW w:w="5353" w:type="dxa"/>
          </w:tcPr>
          <w:p w14:paraId="3E6A828B" w14:textId="77777777" w:rsidR="002C3B7E" w:rsidRDefault="002C3B7E" w:rsidP="00DC02E2">
            <w:pPr>
              <w:spacing w:after="20"/>
              <w:ind w:right="-428"/>
              <w:rPr>
                <w:rFonts w:cs="Tahoma"/>
                <w:b/>
              </w:rPr>
            </w:pPr>
            <w:r w:rsidRPr="00BC3A87">
              <w:rPr>
                <w:rFonts w:cs="Arial"/>
                <w:b/>
                <w:sz w:val="19"/>
                <w:szCs w:val="19"/>
              </w:rPr>
              <w:t>Wijziging beveiligingssystemen</w:t>
            </w:r>
          </w:p>
        </w:tc>
        <w:tc>
          <w:tcPr>
            <w:tcW w:w="1147" w:type="dxa"/>
            <w:gridSpan w:val="2"/>
            <w:tcBorders>
              <w:top w:val="single" w:sz="4" w:space="0" w:color="auto"/>
              <w:bottom w:val="single" w:sz="4" w:space="0" w:color="auto"/>
              <w:right w:val="single" w:sz="4" w:space="0" w:color="auto"/>
            </w:tcBorders>
            <w:vAlign w:val="center"/>
          </w:tcPr>
          <w:p w14:paraId="171EE4F7"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1742A2BD" w14:textId="77777777" w:rsidR="002C3B7E" w:rsidRDefault="002C3B7E" w:rsidP="004C5ADB">
            <w:pPr>
              <w:ind w:right="-428"/>
              <w:rPr>
                <w:rFonts w:cs="Tahoma"/>
                <w:b/>
              </w:rPr>
            </w:pPr>
          </w:p>
        </w:tc>
      </w:tr>
      <w:tr w:rsidR="002C3B7E" w14:paraId="0F7B9EB9" w14:textId="77777777" w:rsidTr="00823EBB">
        <w:tc>
          <w:tcPr>
            <w:tcW w:w="5353" w:type="dxa"/>
          </w:tcPr>
          <w:p w14:paraId="61C2DC27" w14:textId="77777777" w:rsidR="002C3B7E" w:rsidRPr="00BC3A87" w:rsidRDefault="002C3B7E" w:rsidP="00DC02E2">
            <w:pPr>
              <w:pStyle w:val="normaal-3"/>
              <w:tabs>
                <w:tab w:val="clear" w:pos="1872"/>
                <w:tab w:val="left" w:pos="1985"/>
              </w:tabs>
              <w:spacing w:after="20"/>
              <w:ind w:left="0"/>
              <w:rPr>
                <w:rFonts w:cs="Arial"/>
                <w:sz w:val="19"/>
                <w:szCs w:val="19"/>
                <w:lang w:val="nl-NL"/>
              </w:rPr>
            </w:pPr>
            <w:r>
              <w:rPr>
                <w:rFonts w:cs="Arial"/>
                <w:sz w:val="19"/>
                <w:szCs w:val="19"/>
                <w:lang w:val="nl-NL"/>
              </w:rPr>
              <w:t>V</w:t>
            </w:r>
            <w:r w:rsidRPr="00BC3A87">
              <w:rPr>
                <w:rFonts w:cs="Arial"/>
                <w:sz w:val="19"/>
                <w:szCs w:val="19"/>
                <w:lang w:val="nl-NL"/>
              </w:rPr>
              <w:t>eiligheidssysteem / PBM toevoegen/ wijzigen</w:t>
            </w:r>
            <w:r w:rsidRPr="00BC3A87">
              <w:rPr>
                <w:rFonts w:cs="Arial"/>
                <w:sz w:val="19"/>
                <w:szCs w:val="19"/>
                <w:lang w:val="nl-NL"/>
              </w:rPr>
              <w:tab/>
            </w:r>
            <w:r w:rsidRPr="00BC3A87">
              <w:rPr>
                <w:rFonts w:cs="Arial"/>
                <w:sz w:val="19"/>
                <w:szCs w:val="19"/>
                <w:lang w:val="nl-NL"/>
              </w:rPr>
              <w:tab/>
            </w:r>
          </w:p>
          <w:p w14:paraId="0B84BB62"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Overbrugging, (w.o. arbo)</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7E1551B3"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Het veranderen van afstelling</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12EC3B96" w14:textId="77777777" w:rsidR="002C3B7E" w:rsidRDefault="002C3B7E" w:rsidP="00DC02E2">
            <w:pPr>
              <w:spacing w:after="20"/>
              <w:ind w:right="-428"/>
              <w:rPr>
                <w:rFonts w:cs="Tahoma"/>
                <w:b/>
              </w:rPr>
            </w:pPr>
            <w:r w:rsidRPr="00BC3A87">
              <w:rPr>
                <w:rFonts w:cs="Arial"/>
                <w:sz w:val="19"/>
                <w:szCs w:val="19"/>
              </w:rPr>
              <w:t>Milieu</w:t>
            </w:r>
          </w:p>
        </w:tc>
        <w:tc>
          <w:tcPr>
            <w:tcW w:w="573" w:type="dxa"/>
            <w:tcBorders>
              <w:top w:val="single" w:sz="4" w:space="0" w:color="auto"/>
              <w:bottom w:val="single" w:sz="4" w:space="0" w:color="auto"/>
              <w:right w:val="single" w:sz="4" w:space="0" w:color="auto"/>
            </w:tcBorders>
            <w:vAlign w:val="center"/>
          </w:tcPr>
          <w:p w14:paraId="0BB6B134" w14:textId="77777777" w:rsidR="002C3B7E" w:rsidRDefault="0095571A" w:rsidP="002C3B7E">
            <w:pPr>
              <w:ind w:right="-425"/>
              <w:rPr>
                <w:rFonts w:cs="Arial"/>
                <w:sz w:val="19"/>
                <w:szCs w:val="19"/>
              </w:rPr>
            </w:pPr>
            <w:sdt>
              <w:sdtPr>
                <w:rPr>
                  <w:rFonts w:cs="Arial"/>
                  <w:sz w:val="19"/>
                  <w:szCs w:val="19"/>
                </w:rPr>
                <w:id w:val="61171380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7AB8C4D8" w14:textId="77777777" w:rsidR="002C3B7E" w:rsidRDefault="0095571A" w:rsidP="004C5ADB">
            <w:pPr>
              <w:ind w:right="-428"/>
              <w:rPr>
                <w:rFonts w:cs="Arial"/>
                <w:sz w:val="19"/>
                <w:szCs w:val="19"/>
              </w:rPr>
            </w:pPr>
            <w:sdt>
              <w:sdtPr>
                <w:rPr>
                  <w:rFonts w:cs="Arial"/>
                  <w:sz w:val="19"/>
                  <w:szCs w:val="19"/>
                </w:rPr>
                <w:id w:val="167506850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1D649213" w14:textId="77777777" w:rsidR="002C3B7E" w:rsidRDefault="0095571A" w:rsidP="004C5ADB">
            <w:pPr>
              <w:ind w:right="-428"/>
              <w:rPr>
                <w:rFonts w:cs="Arial"/>
                <w:sz w:val="19"/>
                <w:szCs w:val="19"/>
              </w:rPr>
            </w:pPr>
            <w:sdt>
              <w:sdtPr>
                <w:rPr>
                  <w:rFonts w:cs="Arial"/>
                  <w:sz w:val="19"/>
                  <w:szCs w:val="19"/>
                </w:rPr>
                <w:id w:val="-163251611"/>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644A344" w14:textId="77777777" w:rsidR="002C3B7E" w:rsidRPr="00C64915" w:rsidRDefault="0095571A" w:rsidP="004C5ADB">
            <w:pPr>
              <w:ind w:right="-428"/>
              <w:rPr>
                <w:rFonts w:cs="Arial"/>
                <w:sz w:val="19"/>
                <w:szCs w:val="19"/>
              </w:rPr>
            </w:pPr>
            <w:sdt>
              <w:sdtPr>
                <w:rPr>
                  <w:rFonts w:cs="Arial"/>
                  <w:sz w:val="19"/>
                  <w:szCs w:val="19"/>
                </w:rPr>
                <w:id w:val="159937254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top w:val="single" w:sz="4" w:space="0" w:color="auto"/>
              <w:bottom w:val="single" w:sz="4" w:space="0" w:color="auto"/>
              <w:right w:val="single" w:sz="4" w:space="0" w:color="auto"/>
            </w:tcBorders>
            <w:vAlign w:val="center"/>
          </w:tcPr>
          <w:p w14:paraId="023842AC" w14:textId="77777777" w:rsidR="002C3B7E" w:rsidRDefault="0095571A" w:rsidP="004C5ADB">
            <w:pPr>
              <w:ind w:right="-428"/>
              <w:rPr>
                <w:rFonts w:cs="Arial"/>
                <w:sz w:val="19"/>
                <w:szCs w:val="19"/>
              </w:rPr>
            </w:pPr>
            <w:sdt>
              <w:sdtPr>
                <w:rPr>
                  <w:rFonts w:cs="Arial"/>
                  <w:sz w:val="19"/>
                  <w:szCs w:val="19"/>
                </w:rPr>
                <w:id w:val="112435763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362613A" w14:textId="77777777" w:rsidR="002C3B7E" w:rsidRDefault="0095571A" w:rsidP="004C5ADB">
            <w:pPr>
              <w:ind w:right="-428"/>
              <w:rPr>
                <w:rFonts w:cs="Arial"/>
                <w:sz w:val="19"/>
                <w:szCs w:val="19"/>
              </w:rPr>
            </w:pPr>
            <w:sdt>
              <w:sdtPr>
                <w:rPr>
                  <w:rFonts w:cs="Arial"/>
                  <w:sz w:val="19"/>
                  <w:szCs w:val="19"/>
                </w:rPr>
                <w:id w:val="159482859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038D660" w14:textId="77777777" w:rsidR="002C3B7E" w:rsidRDefault="0095571A" w:rsidP="004C5ADB">
            <w:pPr>
              <w:ind w:right="-428"/>
              <w:rPr>
                <w:rFonts w:cs="Arial"/>
                <w:sz w:val="19"/>
                <w:szCs w:val="19"/>
              </w:rPr>
            </w:pPr>
            <w:sdt>
              <w:sdtPr>
                <w:rPr>
                  <w:rFonts w:cs="Arial"/>
                  <w:sz w:val="19"/>
                  <w:szCs w:val="19"/>
                </w:rPr>
                <w:id w:val="180550418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0F84E55D" w14:textId="77777777" w:rsidR="002C3B7E" w:rsidRPr="00C64915" w:rsidRDefault="0095571A" w:rsidP="004C5ADB">
            <w:pPr>
              <w:ind w:right="-428"/>
              <w:rPr>
                <w:rFonts w:cs="Arial"/>
                <w:sz w:val="19"/>
                <w:szCs w:val="19"/>
              </w:rPr>
            </w:pPr>
            <w:sdt>
              <w:sdtPr>
                <w:rPr>
                  <w:rFonts w:cs="Arial"/>
                  <w:sz w:val="19"/>
                  <w:szCs w:val="19"/>
                </w:rPr>
                <w:id w:val="137148693"/>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right w:val="single" w:sz="4" w:space="0" w:color="auto"/>
            </w:tcBorders>
          </w:tcPr>
          <w:p w14:paraId="785FD502" w14:textId="77777777" w:rsidR="002C3B7E" w:rsidRDefault="002C3B7E" w:rsidP="004C5ADB">
            <w:pPr>
              <w:ind w:right="-428"/>
              <w:rPr>
                <w:rFonts w:cs="Tahoma"/>
                <w:b/>
              </w:rPr>
            </w:pPr>
          </w:p>
        </w:tc>
      </w:tr>
      <w:tr w:rsidR="002C3B7E" w14:paraId="4A7D4819" w14:textId="77777777" w:rsidTr="00823EBB">
        <w:tc>
          <w:tcPr>
            <w:tcW w:w="5353" w:type="dxa"/>
          </w:tcPr>
          <w:p w14:paraId="1484CF64" w14:textId="77777777" w:rsidR="002C3B7E" w:rsidRDefault="002C3B7E" w:rsidP="00DC02E2">
            <w:pPr>
              <w:spacing w:after="20"/>
              <w:ind w:right="-428"/>
              <w:rPr>
                <w:rFonts w:cs="Tahoma"/>
                <w:b/>
              </w:rPr>
            </w:pPr>
            <w:r w:rsidRPr="00BC3A87">
              <w:rPr>
                <w:rFonts w:cs="Arial"/>
                <w:b/>
                <w:sz w:val="19"/>
                <w:szCs w:val="19"/>
              </w:rPr>
              <w:t>Organisatorische wijzigingen</w:t>
            </w:r>
            <w:r w:rsidRPr="00BC3A87">
              <w:rPr>
                <w:rFonts w:cs="Arial"/>
                <w:b/>
                <w:sz w:val="19"/>
                <w:szCs w:val="19"/>
              </w:rPr>
              <w:tab/>
            </w:r>
          </w:p>
        </w:tc>
        <w:tc>
          <w:tcPr>
            <w:tcW w:w="1147" w:type="dxa"/>
            <w:gridSpan w:val="2"/>
            <w:tcBorders>
              <w:top w:val="single" w:sz="4" w:space="0" w:color="auto"/>
              <w:bottom w:val="single" w:sz="4" w:space="0" w:color="auto"/>
              <w:right w:val="single" w:sz="4" w:space="0" w:color="auto"/>
            </w:tcBorders>
            <w:vAlign w:val="center"/>
          </w:tcPr>
          <w:p w14:paraId="4614DAF0"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291FF817" w14:textId="77777777" w:rsidR="002C3B7E" w:rsidRDefault="002C3B7E" w:rsidP="004C5ADB">
            <w:pPr>
              <w:ind w:right="-428"/>
              <w:rPr>
                <w:rFonts w:cs="Tahoma"/>
                <w:b/>
              </w:rPr>
            </w:pPr>
          </w:p>
        </w:tc>
      </w:tr>
      <w:tr w:rsidR="002C3B7E" w14:paraId="62D4C2E3" w14:textId="77777777" w:rsidTr="00823EBB">
        <w:tc>
          <w:tcPr>
            <w:tcW w:w="5353" w:type="dxa"/>
          </w:tcPr>
          <w:p w14:paraId="4343B455"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Significante wijziging in personele bezetting in relatie tot,</w:t>
            </w:r>
          </w:p>
          <w:p w14:paraId="176A0523" w14:textId="77777777" w:rsidR="002C3B7E" w:rsidRDefault="002C3B7E" w:rsidP="00DC02E2">
            <w:pPr>
              <w:spacing w:after="20"/>
              <w:ind w:right="-428"/>
              <w:rPr>
                <w:rFonts w:cs="Arial"/>
                <w:sz w:val="19"/>
                <w:szCs w:val="19"/>
              </w:rPr>
            </w:pPr>
            <w:r w:rsidRPr="00BC3A87">
              <w:rPr>
                <w:rFonts w:cs="Arial"/>
                <w:sz w:val="19"/>
                <w:szCs w:val="19"/>
              </w:rPr>
              <w:t>of invloed op veiligheid, arbo, milieu en kwaliteit</w:t>
            </w:r>
            <w:r w:rsidRPr="00BC3A87">
              <w:rPr>
                <w:rFonts w:cs="Arial"/>
                <w:sz w:val="19"/>
                <w:szCs w:val="19"/>
              </w:rPr>
              <w:tab/>
            </w:r>
          </w:p>
          <w:p w14:paraId="5953C48A"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Significante wijzigingen in een functieomschrijving - TBV</w:t>
            </w:r>
            <w:r w:rsidRPr="00BC3A87">
              <w:rPr>
                <w:rFonts w:cs="Arial"/>
                <w:sz w:val="19"/>
                <w:szCs w:val="19"/>
                <w:lang w:val="nl-NL"/>
              </w:rPr>
              <w:tab/>
              <w:t xml:space="preserve"> </w:t>
            </w:r>
          </w:p>
          <w:p w14:paraId="7DA7BE24" w14:textId="77777777" w:rsidR="002C3B7E"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Significante wijziging in de organisatiestructuur </w:t>
            </w:r>
            <w:r w:rsidRPr="00BC3A87">
              <w:rPr>
                <w:rFonts w:cs="Arial"/>
                <w:sz w:val="19"/>
                <w:szCs w:val="19"/>
                <w:lang w:val="nl-NL"/>
              </w:rPr>
              <w:tab/>
            </w:r>
            <w:r w:rsidRPr="00BC3A87">
              <w:rPr>
                <w:rFonts w:cs="Arial"/>
                <w:sz w:val="19"/>
                <w:szCs w:val="19"/>
                <w:lang w:val="nl-NL"/>
              </w:rPr>
              <w:tab/>
            </w:r>
          </w:p>
          <w:p w14:paraId="27366D61" w14:textId="77777777" w:rsidR="002C3B7E" w:rsidRPr="00BC3A87" w:rsidRDefault="002C3B7E" w:rsidP="00DC02E2">
            <w:pPr>
              <w:spacing w:after="20"/>
              <w:ind w:right="-428"/>
              <w:rPr>
                <w:rFonts w:cs="Arial"/>
                <w:b/>
                <w:sz w:val="19"/>
                <w:szCs w:val="19"/>
              </w:rPr>
            </w:pPr>
            <w:r w:rsidRPr="00BC3A87">
              <w:rPr>
                <w:rFonts w:cs="Arial"/>
                <w:sz w:val="19"/>
                <w:szCs w:val="19"/>
              </w:rPr>
              <w:t xml:space="preserve">Vervanging met effect voor veiligheid  </w:t>
            </w:r>
          </w:p>
        </w:tc>
        <w:tc>
          <w:tcPr>
            <w:tcW w:w="573" w:type="dxa"/>
            <w:tcBorders>
              <w:top w:val="single" w:sz="4" w:space="0" w:color="auto"/>
              <w:bottom w:val="single" w:sz="4" w:space="0" w:color="auto"/>
              <w:right w:val="single" w:sz="4" w:space="0" w:color="auto"/>
            </w:tcBorders>
            <w:vAlign w:val="center"/>
          </w:tcPr>
          <w:p w14:paraId="6E0EF748" w14:textId="77777777" w:rsidR="002C3B7E" w:rsidRDefault="0095571A" w:rsidP="00823EBB">
            <w:pPr>
              <w:ind w:right="-428"/>
              <w:rPr>
                <w:rFonts w:cs="Arial"/>
                <w:sz w:val="19"/>
                <w:szCs w:val="19"/>
              </w:rPr>
            </w:pPr>
            <w:sdt>
              <w:sdtPr>
                <w:rPr>
                  <w:rFonts w:cs="Arial"/>
                  <w:sz w:val="19"/>
                  <w:szCs w:val="19"/>
                </w:rPr>
                <w:id w:val="-1236770974"/>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F316537" w14:textId="77777777" w:rsidR="00DC02E2" w:rsidRDefault="00DC02E2" w:rsidP="00823EBB">
            <w:pPr>
              <w:ind w:right="-428"/>
              <w:rPr>
                <w:rFonts w:cs="Arial"/>
                <w:sz w:val="19"/>
                <w:szCs w:val="19"/>
              </w:rPr>
            </w:pPr>
          </w:p>
          <w:p w14:paraId="3504C3BA" w14:textId="77777777" w:rsidR="002C3B7E" w:rsidRDefault="0095571A" w:rsidP="00823EBB">
            <w:pPr>
              <w:ind w:right="-428"/>
              <w:rPr>
                <w:rFonts w:cs="Arial"/>
                <w:sz w:val="19"/>
                <w:szCs w:val="19"/>
              </w:rPr>
            </w:pPr>
            <w:sdt>
              <w:sdtPr>
                <w:rPr>
                  <w:rFonts w:cs="Arial"/>
                  <w:sz w:val="19"/>
                  <w:szCs w:val="19"/>
                </w:rPr>
                <w:id w:val="211231604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12D57AC2" w14:textId="77777777" w:rsidR="002C3B7E" w:rsidRDefault="0095571A" w:rsidP="00823EBB">
            <w:pPr>
              <w:ind w:right="-428"/>
              <w:rPr>
                <w:rFonts w:cs="Arial"/>
                <w:sz w:val="19"/>
                <w:szCs w:val="19"/>
              </w:rPr>
            </w:pPr>
            <w:sdt>
              <w:sdtPr>
                <w:rPr>
                  <w:rFonts w:cs="Arial"/>
                  <w:sz w:val="19"/>
                  <w:szCs w:val="19"/>
                </w:rPr>
                <w:id w:val="167453528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22D32332" w14:textId="77777777" w:rsidR="002C3B7E" w:rsidRPr="00C64915" w:rsidRDefault="0095571A" w:rsidP="00823EBB">
            <w:pPr>
              <w:ind w:right="-428"/>
              <w:rPr>
                <w:rFonts w:cs="Arial"/>
                <w:sz w:val="19"/>
                <w:szCs w:val="19"/>
              </w:rPr>
            </w:pPr>
            <w:sdt>
              <w:sdtPr>
                <w:rPr>
                  <w:rFonts w:cs="Arial"/>
                  <w:sz w:val="19"/>
                  <w:szCs w:val="19"/>
                </w:rPr>
                <w:id w:val="167175958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top w:val="single" w:sz="4" w:space="0" w:color="auto"/>
              <w:bottom w:val="single" w:sz="4" w:space="0" w:color="auto"/>
              <w:right w:val="single" w:sz="4" w:space="0" w:color="auto"/>
            </w:tcBorders>
            <w:vAlign w:val="center"/>
          </w:tcPr>
          <w:p w14:paraId="18F9E9EB" w14:textId="77777777" w:rsidR="002C3B7E" w:rsidRDefault="0095571A" w:rsidP="00823EBB">
            <w:pPr>
              <w:ind w:right="-428"/>
              <w:rPr>
                <w:rFonts w:cs="Arial"/>
                <w:sz w:val="19"/>
                <w:szCs w:val="19"/>
              </w:rPr>
            </w:pPr>
            <w:sdt>
              <w:sdtPr>
                <w:rPr>
                  <w:rFonts w:cs="Arial"/>
                  <w:sz w:val="19"/>
                  <w:szCs w:val="19"/>
                </w:rPr>
                <w:id w:val="-633021943"/>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68F8B0D" w14:textId="77777777" w:rsidR="00DC02E2" w:rsidRDefault="00DC02E2" w:rsidP="00823EBB">
            <w:pPr>
              <w:ind w:right="-428"/>
              <w:rPr>
                <w:rFonts w:cs="Arial"/>
                <w:sz w:val="19"/>
                <w:szCs w:val="19"/>
              </w:rPr>
            </w:pPr>
          </w:p>
          <w:p w14:paraId="0BD651C9" w14:textId="77777777" w:rsidR="002C3B7E" w:rsidRDefault="0095571A" w:rsidP="00823EBB">
            <w:pPr>
              <w:ind w:right="-428"/>
              <w:rPr>
                <w:rFonts w:cs="Arial"/>
                <w:sz w:val="19"/>
                <w:szCs w:val="19"/>
              </w:rPr>
            </w:pPr>
            <w:sdt>
              <w:sdtPr>
                <w:rPr>
                  <w:rFonts w:cs="Arial"/>
                  <w:sz w:val="19"/>
                  <w:szCs w:val="19"/>
                </w:rPr>
                <w:id w:val="-203477631"/>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80C3A40" w14:textId="77777777" w:rsidR="002C3B7E" w:rsidRDefault="0095571A" w:rsidP="00823EBB">
            <w:pPr>
              <w:ind w:right="-428"/>
              <w:rPr>
                <w:rFonts w:cs="Arial"/>
                <w:sz w:val="19"/>
                <w:szCs w:val="19"/>
              </w:rPr>
            </w:pPr>
            <w:sdt>
              <w:sdtPr>
                <w:rPr>
                  <w:rFonts w:cs="Arial"/>
                  <w:sz w:val="19"/>
                  <w:szCs w:val="19"/>
                </w:rPr>
                <w:id w:val="-189221503"/>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82385DC" w14:textId="77777777" w:rsidR="002C3B7E" w:rsidRPr="00C64915" w:rsidRDefault="0095571A" w:rsidP="00823EBB">
            <w:pPr>
              <w:ind w:right="-428"/>
              <w:rPr>
                <w:rFonts w:cs="Tahoma"/>
                <w:b/>
                <w:sz w:val="18"/>
                <w:szCs w:val="18"/>
              </w:rPr>
            </w:pPr>
            <w:sdt>
              <w:sdtPr>
                <w:rPr>
                  <w:rFonts w:cs="Arial"/>
                  <w:sz w:val="19"/>
                  <w:szCs w:val="19"/>
                </w:rPr>
                <w:id w:val="2025671407"/>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right w:val="single" w:sz="4" w:space="0" w:color="auto"/>
            </w:tcBorders>
          </w:tcPr>
          <w:p w14:paraId="15D3363F" w14:textId="77777777" w:rsidR="002C3B7E" w:rsidRDefault="002C3B7E" w:rsidP="004C5ADB">
            <w:pPr>
              <w:ind w:right="-428"/>
              <w:rPr>
                <w:rFonts w:cs="Tahoma"/>
                <w:b/>
              </w:rPr>
            </w:pPr>
          </w:p>
        </w:tc>
      </w:tr>
      <w:tr w:rsidR="002C3B7E" w14:paraId="4AC04B35" w14:textId="77777777" w:rsidTr="00823EBB">
        <w:tc>
          <w:tcPr>
            <w:tcW w:w="5353" w:type="dxa"/>
          </w:tcPr>
          <w:p w14:paraId="17455A8E" w14:textId="77777777" w:rsidR="002C3B7E" w:rsidRPr="006A66FF" w:rsidRDefault="002C3B7E" w:rsidP="00DC02E2">
            <w:pPr>
              <w:pStyle w:val="Kop3"/>
              <w:numPr>
                <w:ilvl w:val="0"/>
                <w:numId w:val="0"/>
              </w:numPr>
              <w:spacing w:after="20"/>
              <w:rPr>
                <w:rFonts w:cs="Arial"/>
                <w:b/>
                <w:sz w:val="19"/>
                <w:szCs w:val="19"/>
                <w:lang w:val="nl-NL"/>
              </w:rPr>
            </w:pPr>
            <w:r w:rsidRPr="00BC3A87">
              <w:rPr>
                <w:rFonts w:cs="Arial"/>
                <w:b/>
                <w:sz w:val="19"/>
                <w:szCs w:val="19"/>
                <w:lang w:val="nl-NL"/>
              </w:rPr>
              <w:t>Wijzigingen in de markt/inkoop</w:t>
            </w:r>
          </w:p>
        </w:tc>
        <w:tc>
          <w:tcPr>
            <w:tcW w:w="1147" w:type="dxa"/>
            <w:gridSpan w:val="2"/>
            <w:tcBorders>
              <w:top w:val="single" w:sz="4" w:space="0" w:color="auto"/>
              <w:bottom w:val="single" w:sz="4" w:space="0" w:color="auto"/>
              <w:right w:val="single" w:sz="4" w:space="0" w:color="auto"/>
            </w:tcBorders>
            <w:vAlign w:val="center"/>
          </w:tcPr>
          <w:p w14:paraId="5AAFB620"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21EAE0D7" w14:textId="77777777" w:rsidR="002C3B7E" w:rsidRDefault="002C3B7E" w:rsidP="004C5ADB">
            <w:pPr>
              <w:ind w:right="-428"/>
              <w:rPr>
                <w:rFonts w:cs="Tahoma"/>
                <w:b/>
              </w:rPr>
            </w:pPr>
          </w:p>
        </w:tc>
      </w:tr>
      <w:tr w:rsidR="002C3B7E" w14:paraId="43BFB60E" w14:textId="77777777" w:rsidTr="00823EBB">
        <w:tc>
          <w:tcPr>
            <w:tcW w:w="5353" w:type="dxa"/>
          </w:tcPr>
          <w:p w14:paraId="4E120572"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Invloed op  gebruikers van de eindproducten;</w:t>
            </w:r>
            <w:r w:rsidRPr="00BC3A87">
              <w:rPr>
                <w:rFonts w:cs="Arial"/>
                <w:sz w:val="19"/>
                <w:szCs w:val="19"/>
                <w:lang w:val="nl-NL"/>
              </w:rPr>
              <w:tab/>
            </w:r>
            <w:r w:rsidRPr="00BC3A87">
              <w:rPr>
                <w:rFonts w:cs="Arial"/>
                <w:sz w:val="19"/>
                <w:szCs w:val="19"/>
                <w:lang w:val="nl-NL"/>
              </w:rPr>
              <w:tab/>
            </w:r>
            <w:r w:rsidRPr="00BC3A87">
              <w:rPr>
                <w:rFonts w:cs="Arial"/>
                <w:strike/>
                <w:sz w:val="19"/>
                <w:szCs w:val="19"/>
                <w:lang w:val="nl-NL"/>
              </w:rPr>
              <w:t xml:space="preserve"> </w:t>
            </w:r>
          </w:p>
          <w:p w14:paraId="2467D469"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 xml:space="preserve">Wijziging van leverancier of buitenfirma. </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3E4C8C7F" w14:textId="77777777" w:rsidR="002C3B7E" w:rsidRPr="00BC3A87" w:rsidRDefault="002C3B7E" w:rsidP="00DC02E2">
            <w:pPr>
              <w:pStyle w:val="normaal-3"/>
              <w:tabs>
                <w:tab w:val="clear" w:pos="1872"/>
                <w:tab w:val="left" w:pos="1985"/>
              </w:tabs>
              <w:spacing w:after="20"/>
              <w:ind w:left="0"/>
              <w:rPr>
                <w:rFonts w:cs="Arial"/>
                <w:b/>
                <w:sz w:val="19"/>
                <w:szCs w:val="19"/>
              </w:rPr>
            </w:pPr>
            <w:r w:rsidRPr="00BC3A87">
              <w:rPr>
                <w:rFonts w:cs="Arial"/>
                <w:sz w:val="19"/>
                <w:szCs w:val="19"/>
                <w:lang w:val="nl-NL"/>
              </w:rPr>
              <w:t>(technisch en  grondstoffen)</w:t>
            </w:r>
          </w:p>
        </w:tc>
        <w:tc>
          <w:tcPr>
            <w:tcW w:w="573" w:type="dxa"/>
            <w:tcBorders>
              <w:top w:val="single" w:sz="4" w:space="0" w:color="auto"/>
              <w:bottom w:val="single" w:sz="4" w:space="0" w:color="auto"/>
              <w:right w:val="single" w:sz="4" w:space="0" w:color="auto"/>
            </w:tcBorders>
            <w:vAlign w:val="center"/>
          </w:tcPr>
          <w:p w14:paraId="19B6C180" w14:textId="77777777" w:rsidR="002C3B7E" w:rsidRDefault="0095571A" w:rsidP="004C5ADB">
            <w:pPr>
              <w:ind w:right="-428"/>
              <w:rPr>
                <w:rFonts w:cs="Arial"/>
                <w:sz w:val="19"/>
                <w:szCs w:val="19"/>
              </w:rPr>
            </w:pPr>
            <w:sdt>
              <w:sdtPr>
                <w:rPr>
                  <w:rFonts w:cs="Arial"/>
                  <w:sz w:val="19"/>
                  <w:szCs w:val="19"/>
                </w:rPr>
                <w:id w:val="26412902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132A0B6B" w14:textId="77777777" w:rsidR="002C3B7E" w:rsidRDefault="0095571A" w:rsidP="004C5ADB">
            <w:pPr>
              <w:ind w:right="-428"/>
              <w:rPr>
                <w:rFonts w:cs="Tahoma"/>
                <w:b/>
              </w:rPr>
            </w:pPr>
            <w:sdt>
              <w:sdtPr>
                <w:rPr>
                  <w:rFonts w:cs="Arial"/>
                  <w:sz w:val="19"/>
                  <w:szCs w:val="19"/>
                </w:rPr>
                <w:id w:val="1448895109"/>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top w:val="single" w:sz="4" w:space="0" w:color="auto"/>
              <w:bottom w:val="single" w:sz="4" w:space="0" w:color="auto"/>
              <w:right w:val="single" w:sz="4" w:space="0" w:color="auto"/>
            </w:tcBorders>
            <w:vAlign w:val="center"/>
          </w:tcPr>
          <w:p w14:paraId="4F04B906" w14:textId="77777777" w:rsidR="002C3B7E" w:rsidRDefault="0095571A" w:rsidP="004C5ADB">
            <w:pPr>
              <w:ind w:right="-428"/>
              <w:rPr>
                <w:rFonts w:cs="Arial"/>
                <w:sz w:val="19"/>
                <w:szCs w:val="19"/>
              </w:rPr>
            </w:pPr>
            <w:sdt>
              <w:sdtPr>
                <w:rPr>
                  <w:rFonts w:cs="Arial"/>
                  <w:sz w:val="19"/>
                  <w:szCs w:val="19"/>
                </w:rPr>
                <w:id w:val="-84424428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033AFB04" w14:textId="77777777" w:rsidR="002C3B7E" w:rsidRDefault="0095571A" w:rsidP="004C5ADB">
            <w:pPr>
              <w:ind w:right="-428"/>
              <w:rPr>
                <w:rFonts w:cs="Tahoma"/>
                <w:b/>
              </w:rPr>
            </w:pPr>
            <w:sdt>
              <w:sdtPr>
                <w:rPr>
                  <w:rFonts w:cs="Arial"/>
                  <w:sz w:val="19"/>
                  <w:szCs w:val="19"/>
                </w:rPr>
                <w:id w:val="-100790506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right w:val="single" w:sz="4" w:space="0" w:color="auto"/>
            </w:tcBorders>
          </w:tcPr>
          <w:p w14:paraId="08BC8825" w14:textId="77777777" w:rsidR="002C3B7E" w:rsidRDefault="002C3B7E" w:rsidP="004C5ADB">
            <w:pPr>
              <w:ind w:right="-428"/>
              <w:rPr>
                <w:rFonts w:cs="Tahoma"/>
                <w:b/>
              </w:rPr>
            </w:pPr>
          </w:p>
        </w:tc>
      </w:tr>
      <w:tr w:rsidR="002C3B7E" w14:paraId="1C7E4E9C" w14:textId="77777777" w:rsidTr="00823EBB">
        <w:tc>
          <w:tcPr>
            <w:tcW w:w="5353" w:type="dxa"/>
          </w:tcPr>
          <w:p w14:paraId="2CB813EA" w14:textId="77777777" w:rsidR="002C3B7E" w:rsidRPr="00BC3A87" w:rsidRDefault="002C3B7E" w:rsidP="00DC02E2">
            <w:pPr>
              <w:spacing w:after="20"/>
              <w:ind w:right="-428"/>
              <w:rPr>
                <w:rFonts w:cs="Arial"/>
                <w:b/>
                <w:sz w:val="19"/>
                <w:szCs w:val="19"/>
              </w:rPr>
            </w:pPr>
            <w:r w:rsidRPr="00BC3A87">
              <w:rPr>
                <w:rFonts w:cs="Arial"/>
                <w:b/>
                <w:sz w:val="19"/>
                <w:szCs w:val="19"/>
              </w:rPr>
              <w:t>Externe wijzigingen</w:t>
            </w:r>
            <w:r w:rsidRPr="00BC3A87">
              <w:rPr>
                <w:rFonts w:cs="Arial"/>
                <w:b/>
                <w:sz w:val="19"/>
                <w:szCs w:val="19"/>
              </w:rPr>
              <w:tab/>
            </w:r>
          </w:p>
        </w:tc>
        <w:tc>
          <w:tcPr>
            <w:tcW w:w="1147" w:type="dxa"/>
            <w:gridSpan w:val="2"/>
            <w:tcBorders>
              <w:top w:val="single" w:sz="4" w:space="0" w:color="auto"/>
              <w:bottom w:val="single" w:sz="4" w:space="0" w:color="auto"/>
              <w:right w:val="single" w:sz="4" w:space="0" w:color="auto"/>
            </w:tcBorders>
            <w:vAlign w:val="center"/>
          </w:tcPr>
          <w:p w14:paraId="2CE0C496"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45E27A65" w14:textId="77777777" w:rsidR="002C3B7E" w:rsidRDefault="002C3B7E" w:rsidP="004C5ADB">
            <w:pPr>
              <w:ind w:right="-428"/>
              <w:rPr>
                <w:rFonts w:cs="Tahoma"/>
                <w:b/>
              </w:rPr>
            </w:pPr>
          </w:p>
        </w:tc>
      </w:tr>
      <w:tr w:rsidR="002C3B7E" w14:paraId="4961CDC1" w14:textId="77777777" w:rsidTr="00823EBB">
        <w:tc>
          <w:tcPr>
            <w:tcW w:w="5353" w:type="dxa"/>
          </w:tcPr>
          <w:p w14:paraId="349A68F3" w14:textId="77777777"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Wijzigingen bestemmingsplannen</w:t>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r w:rsidRPr="00BC3A87">
              <w:rPr>
                <w:rFonts w:cs="Arial"/>
                <w:sz w:val="19"/>
                <w:szCs w:val="19"/>
                <w:lang w:val="nl-NL"/>
              </w:rPr>
              <w:tab/>
            </w:r>
          </w:p>
          <w:p w14:paraId="22B9078C" w14:textId="77777777" w:rsidR="002C3B7E" w:rsidRPr="00BC3A87" w:rsidRDefault="002C3B7E" w:rsidP="00DC02E2">
            <w:pPr>
              <w:tabs>
                <w:tab w:val="left" w:pos="1890"/>
              </w:tabs>
              <w:spacing w:after="20"/>
              <w:ind w:right="-428"/>
              <w:rPr>
                <w:rFonts w:cs="Arial"/>
                <w:b/>
                <w:sz w:val="19"/>
                <w:szCs w:val="19"/>
              </w:rPr>
            </w:pPr>
            <w:r w:rsidRPr="00BC3A87">
              <w:rPr>
                <w:rFonts w:cs="Arial"/>
                <w:sz w:val="19"/>
                <w:szCs w:val="19"/>
              </w:rPr>
              <w:t>Wijzigingen binnen risicocontouren</w:t>
            </w:r>
            <w:r w:rsidRPr="00BC3A87">
              <w:rPr>
                <w:rFonts w:cs="Arial"/>
                <w:sz w:val="19"/>
                <w:szCs w:val="19"/>
              </w:rPr>
              <w:tab/>
            </w:r>
          </w:p>
        </w:tc>
        <w:tc>
          <w:tcPr>
            <w:tcW w:w="573" w:type="dxa"/>
            <w:tcBorders>
              <w:top w:val="single" w:sz="4" w:space="0" w:color="auto"/>
              <w:bottom w:val="single" w:sz="4" w:space="0" w:color="auto"/>
              <w:right w:val="single" w:sz="4" w:space="0" w:color="auto"/>
            </w:tcBorders>
            <w:vAlign w:val="center"/>
          </w:tcPr>
          <w:p w14:paraId="2F635476" w14:textId="77777777" w:rsidR="002C3B7E" w:rsidRDefault="0095571A" w:rsidP="004C5ADB">
            <w:pPr>
              <w:ind w:right="-428"/>
              <w:rPr>
                <w:rFonts w:cs="Arial"/>
                <w:sz w:val="19"/>
                <w:szCs w:val="19"/>
              </w:rPr>
            </w:pPr>
            <w:sdt>
              <w:sdtPr>
                <w:rPr>
                  <w:rFonts w:cs="Arial"/>
                  <w:sz w:val="19"/>
                  <w:szCs w:val="19"/>
                </w:rPr>
                <w:id w:val="123511834"/>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10ABFB1A" w14:textId="77777777" w:rsidR="002C3B7E" w:rsidRDefault="0095571A" w:rsidP="004C5ADB">
            <w:pPr>
              <w:ind w:right="-428"/>
              <w:rPr>
                <w:rFonts w:cs="Tahoma"/>
                <w:b/>
              </w:rPr>
            </w:pPr>
            <w:sdt>
              <w:sdtPr>
                <w:rPr>
                  <w:rFonts w:cs="Arial"/>
                  <w:sz w:val="19"/>
                  <w:szCs w:val="19"/>
                </w:rPr>
                <w:id w:val="-750351249"/>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top w:val="single" w:sz="4" w:space="0" w:color="auto"/>
              <w:bottom w:val="single" w:sz="4" w:space="0" w:color="auto"/>
              <w:right w:val="single" w:sz="4" w:space="0" w:color="auto"/>
            </w:tcBorders>
            <w:vAlign w:val="center"/>
          </w:tcPr>
          <w:p w14:paraId="30CCCBD2" w14:textId="77777777" w:rsidR="002C3B7E" w:rsidRDefault="0095571A" w:rsidP="004C5ADB">
            <w:pPr>
              <w:ind w:right="-428"/>
              <w:rPr>
                <w:rFonts w:cs="Arial"/>
                <w:sz w:val="19"/>
                <w:szCs w:val="19"/>
              </w:rPr>
            </w:pPr>
            <w:sdt>
              <w:sdtPr>
                <w:rPr>
                  <w:rFonts w:cs="Arial"/>
                  <w:sz w:val="19"/>
                  <w:szCs w:val="19"/>
                </w:rPr>
                <w:id w:val="-76762412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BB3F3AF" w14:textId="77777777" w:rsidR="002C3B7E" w:rsidRDefault="0095571A" w:rsidP="004C5ADB">
            <w:pPr>
              <w:ind w:right="-428"/>
              <w:rPr>
                <w:rFonts w:cs="Tahoma"/>
                <w:b/>
              </w:rPr>
            </w:pPr>
            <w:sdt>
              <w:sdtPr>
                <w:rPr>
                  <w:rFonts w:cs="Arial"/>
                  <w:sz w:val="19"/>
                  <w:szCs w:val="19"/>
                </w:rPr>
                <w:id w:val="-40152406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right w:val="single" w:sz="4" w:space="0" w:color="auto"/>
            </w:tcBorders>
          </w:tcPr>
          <w:p w14:paraId="0198437D" w14:textId="77777777" w:rsidR="002C3B7E" w:rsidRDefault="002C3B7E" w:rsidP="004C5ADB">
            <w:pPr>
              <w:ind w:right="-428"/>
              <w:rPr>
                <w:rFonts w:cs="Tahoma"/>
                <w:b/>
              </w:rPr>
            </w:pPr>
          </w:p>
        </w:tc>
      </w:tr>
      <w:tr w:rsidR="002C3B7E" w14:paraId="75B2D12F" w14:textId="77777777" w:rsidTr="00823EBB">
        <w:tc>
          <w:tcPr>
            <w:tcW w:w="5353" w:type="dxa"/>
          </w:tcPr>
          <w:p w14:paraId="481F398F" w14:textId="77777777" w:rsidR="002C3B7E" w:rsidRPr="00BC3A87" w:rsidRDefault="002C3B7E" w:rsidP="00DC02E2">
            <w:pPr>
              <w:tabs>
                <w:tab w:val="left" w:pos="3705"/>
              </w:tabs>
              <w:spacing w:after="20"/>
              <w:ind w:right="-428"/>
              <w:rPr>
                <w:rFonts w:cs="Arial"/>
                <w:b/>
                <w:sz w:val="19"/>
                <w:szCs w:val="19"/>
              </w:rPr>
            </w:pPr>
            <w:r w:rsidRPr="00BC3A87">
              <w:rPr>
                <w:rFonts w:cs="Arial"/>
                <w:b/>
                <w:sz w:val="19"/>
                <w:szCs w:val="19"/>
              </w:rPr>
              <w:t xml:space="preserve">Milieu </w:t>
            </w:r>
            <w:r w:rsidRPr="00BC3A87">
              <w:rPr>
                <w:rFonts w:cs="Arial"/>
                <w:b/>
                <w:sz w:val="19"/>
                <w:szCs w:val="19"/>
              </w:rPr>
              <w:tab/>
            </w:r>
            <w:r>
              <w:rPr>
                <w:rFonts w:cs="Arial"/>
                <w:b/>
                <w:sz w:val="19"/>
                <w:szCs w:val="19"/>
              </w:rPr>
              <w:tab/>
            </w:r>
          </w:p>
        </w:tc>
        <w:tc>
          <w:tcPr>
            <w:tcW w:w="1147" w:type="dxa"/>
            <w:gridSpan w:val="2"/>
            <w:tcBorders>
              <w:top w:val="single" w:sz="4" w:space="0" w:color="auto"/>
              <w:bottom w:val="single" w:sz="4" w:space="0" w:color="auto"/>
              <w:right w:val="single" w:sz="4" w:space="0" w:color="auto"/>
            </w:tcBorders>
            <w:vAlign w:val="center"/>
          </w:tcPr>
          <w:p w14:paraId="70EFFD16" w14:textId="77777777" w:rsidR="002C3B7E" w:rsidRDefault="002C3B7E" w:rsidP="004C5ADB">
            <w:pPr>
              <w:ind w:right="-428"/>
              <w:rPr>
                <w:rFonts w:cs="Tahoma"/>
                <w:b/>
              </w:rPr>
            </w:pPr>
          </w:p>
        </w:tc>
        <w:tc>
          <w:tcPr>
            <w:tcW w:w="3122" w:type="dxa"/>
            <w:tcBorders>
              <w:left w:val="single" w:sz="4" w:space="0" w:color="auto"/>
              <w:right w:val="single" w:sz="4" w:space="0" w:color="auto"/>
            </w:tcBorders>
          </w:tcPr>
          <w:p w14:paraId="41CD228A" w14:textId="77777777" w:rsidR="002C3B7E" w:rsidRDefault="002C3B7E" w:rsidP="004C5ADB">
            <w:pPr>
              <w:ind w:right="-428"/>
              <w:rPr>
                <w:rFonts w:cs="Tahoma"/>
                <w:b/>
              </w:rPr>
            </w:pPr>
          </w:p>
        </w:tc>
      </w:tr>
      <w:tr w:rsidR="002C3B7E" w14:paraId="03C4DE3B" w14:textId="77777777" w:rsidTr="00823EBB">
        <w:tc>
          <w:tcPr>
            <w:tcW w:w="5353" w:type="dxa"/>
          </w:tcPr>
          <w:p w14:paraId="680FFC19" w14:textId="67AC671F" w:rsidR="002C3B7E" w:rsidRPr="00BC3A87" w:rsidRDefault="002C3B7E" w:rsidP="00DC02E2">
            <w:pPr>
              <w:pStyle w:val="normaal-3"/>
              <w:tabs>
                <w:tab w:val="clear" w:pos="1872"/>
                <w:tab w:val="left" w:pos="1985"/>
              </w:tabs>
              <w:spacing w:after="20"/>
              <w:ind w:left="0"/>
              <w:rPr>
                <w:rFonts w:cs="Arial"/>
                <w:sz w:val="19"/>
                <w:szCs w:val="19"/>
                <w:lang w:val="nl-NL"/>
              </w:rPr>
            </w:pPr>
            <w:r w:rsidRPr="00BC3A87">
              <w:rPr>
                <w:rFonts w:cs="Arial"/>
                <w:sz w:val="19"/>
                <w:szCs w:val="19"/>
                <w:lang w:val="nl-NL"/>
              </w:rPr>
              <w:t>Bodem, lucht, emissie, geluid, afval, hinder</w:t>
            </w:r>
            <w:r w:rsidR="00D409A6">
              <w:rPr>
                <w:rFonts w:cs="Arial"/>
                <w:sz w:val="19"/>
                <w:szCs w:val="19"/>
                <w:lang w:val="nl-NL"/>
              </w:rPr>
              <w:t xml:space="preserve"> (MAR; BRD)</w:t>
            </w:r>
            <w:r w:rsidRPr="00BC3A87">
              <w:rPr>
                <w:rFonts w:cs="Arial"/>
                <w:sz w:val="19"/>
                <w:szCs w:val="19"/>
                <w:lang w:val="nl-NL"/>
              </w:rPr>
              <w:tab/>
            </w:r>
            <w:r>
              <w:rPr>
                <w:rFonts w:cs="Arial"/>
                <w:sz w:val="19"/>
                <w:szCs w:val="19"/>
                <w:lang w:val="nl-NL"/>
              </w:rPr>
              <w:t xml:space="preserve"> </w:t>
            </w:r>
            <w:r w:rsidRPr="00BC3A87">
              <w:rPr>
                <w:rFonts w:cs="Arial"/>
                <w:sz w:val="19"/>
                <w:szCs w:val="19"/>
                <w:lang w:val="nl-NL"/>
              </w:rPr>
              <w:t xml:space="preserve"> </w:t>
            </w:r>
          </w:p>
          <w:p w14:paraId="48472705" w14:textId="14BF0E22" w:rsidR="002C3B7E" w:rsidRPr="00BC3A87" w:rsidRDefault="002C3B7E" w:rsidP="00DC02E2">
            <w:pPr>
              <w:pStyle w:val="normaal-3"/>
              <w:tabs>
                <w:tab w:val="clear" w:pos="1872"/>
                <w:tab w:val="left" w:pos="1985"/>
                <w:tab w:val="left" w:pos="5322"/>
              </w:tabs>
              <w:spacing w:after="20"/>
              <w:ind w:left="0"/>
              <w:rPr>
                <w:rFonts w:cs="Arial"/>
                <w:sz w:val="19"/>
                <w:szCs w:val="19"/>
                <w:lang w:val="nl-NL"/>
              </w:rPr>
            </w:pPr>
            <w:r w:rsidRPr="00BC3A87">
              <w:rPr>
                <w:rFonts w:cs="Arial"/>
                <w:sz w:val="19"/>
                <w:szCs w:val="19"/>
                <w:lang w:val="nl-NL"/>
              </w:rPr>
              <w:t>Vergunningen, w.o. omgevingsvergunning, milieu</w:t>
            </w:r>
          </w:p>
          <w:p w14:paraId="6CB0BFC8" w14:textId="77777777" w:rsidR="002C3B7E" w:rsidRDefault="002C3B7E" w:rsidP="00DC02E2">
            <w:pPr>
              <w:tabs>
                <w:tab w:val="left" w:pos="3705"/>
              </w:tabs>
              <w:spacing w:after="20"/>
              <w:ind w:right="-428"/>
              <w:rPr>
                <w:rFonts w:cs="Arial"/>
                <w:sz w:val="19"/>
                <w:szCs w:val="19"/>
              </w:rPr>
            </w:pPr>
            <w:r w:rsidRPr="00BC3A87">
              <w:rPr>
                <w:rFonts w:cs="Arial"/>
                <w:sz w:val="19"/>
                <w:szCs w:val="19"/>
              </w:rPr>
              <w:t>Naamswijziging organisatie – vergunning</w:t>
            </w:r>
          </w:p>
          <w:p w14:paraId="53BA5B1C" w14:textId="77777777" w:rsidR="002C3B7E" w:rsidRDefault="002C3B7E" w:rsidP="00DC02E2">
            <w:pPr>
              <w:tabs>
                <w:tab w:val="left" w:pos="3705"/>
              </w:tabs>
              <w:spacing w:after="20"/>
              <w:ind w:right="-428"/>
              <w:rPr>
                <w:rFonts w:cs="Arial"/>
                <w:b/>
                <w:sz w:val="19"/>
                <w:szCs w:val="19"/>
              </w:rPr>
            </w:pPr>
            <w:r w:rsidRPr="00BC3A87">
              <w:rPr>
                <w:rFonts w:cs="Arial"/>
                <w:sz w:val="19"/>
                <w:szCs w:val="19"/>
              </w:rPr>
              <w:t>Aspecten activiteitenbesluit/ regeling</w:t>
            </w:r>
          </w:p>
        </w:tc>
        <w:tc>
          <w:tcPr>
            <w:tcW w:w="573" w:type="dxa"/>
            <w:tcBorders>
              <w:top w:val="single" w:sz="4" w:space="0" w:color="auto"/>
              <w:bottom w:val="single" w:sz="4" w:space="0" w:color="auto"/>
              <w:right w:val="single" w:sz="4" w:space="0" w:color="auto"/>
            </w:tcBorders>
            <w:vAlign w:val="center"/>
          </w:tcPr>
          <w:p w14:paraId="2F4619F7" w14:textId="77777777" w:rsidR="002C3B7E" w:rsidRDefault="0095571A" w:rsidP="004C5ADB">
            <w:pPr>
              <w:ind w:right="-428"/>
              <w:rPr>
                <w:rFonts w:cs="Arial"/>
                <w:sz w:val="19"/>
                <w:szCs w:val="19"/>
              </w:rPr>
            </w:pPr>
            <w:sdt>
              <w:sdtPr>
                <w:rPr>
                  <w:rFonts w:cs="Arial"/>
                  <w:sz w:val="19"/>
                  <w:szCs w:val="19"/>
                </w:rPr>
                <w:id w:val="82909250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2F5ED593" w14:textId="77777777" w:rsidR="002C3B7E" w:rsidRDefault="0095571A" w:rsidP="004C5ADB">
            <w:pPr>
              <w:ind w:right="-428"/>
              <w:rPr>
                <w:rFonts w:cs="Arial"/>
                <w:sz w:val="19"/>
                <w:szCs w:val="19"/>
              </w:rPr>
            </w:pPr>
            <w:sdt>
              <w:sdtPr>
                <w:rPr>
                  <w:rFonts w:cs="Arial"/>
                  <w:sz w:val="19"/>
                  <w:szCs w:val="19"/>
                </w:rPr>
                <w:id w:val="1082410959"/>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64342EC2" w14:textId="77777777" w:rsidR="002C3B7E" w:rsidRDefault="0095571A" w:rsidP="004C5ADB">
            <w:pPr>
              <w:ind w:right="-428"/>
              <w:rPr>
                <w:rFonts w:cs="Arial"/>
                <w:sz w:val="19"/>
                <w:szCs w:val="19"/>
              </w:rPr>
            </w:pPr>
            <w:sdt>
              <w:sdtPr>
                <w:rPr>
                  <w:rFonts w:cs="Arial"/>
                  <w:sz w:val="19"/>
                  <w:szCs w:val="19"/>
                </w:rPr>
                <w:id w:val="69164723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0F2B7D2" w14:textId="77777777" w:rsidR="002C3B7E" w:rsidRDefault="0095571A" w:rsidP="004C5ADB">
            <w:pPr>
              <w:ind w:right="-428"/>
              <w:rPr>
                <w:rFonts w:cs="Tahoma"/>
                <w:b/>
              </w:rPr>
            </w:pPr>
            <w:sdt>
              <w:sdtPr>
                <w:rPr>
                  <w:rFonts w:cs="Arial"/>
                  <w:sz w:val="19"/>
                  <w:szCs w:val="19"/>
                </w:rPr>
                <w:id w:val="-70602548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574" w:type="dxa"/>
            <w:tcBorders>
              <w:top w:val="single" w:sz="4" w:space="0" w:color="auto"/>
              <w:bottom w:val="single" w:sz="4" w:space="0" w:color="auto"/>
              <w:right w:val="single" w:sz="4" w:space="0" w:color="auto"/>
            </w:tcBorders>
            <w:vAlign w:val="center"/>
          </w:tcPr>
          <w:p w14:paraId="3A82C9FB" w14:textId="77777777" w:rsidR="002C3B7E" w:rsidRDefault="0095571A" w:rsidP="004C5ADB">
            <w:pPr>
              <w:ind w:right="-428"/>
              <w:rPr>
                <w:rFonts w:cs="Arial"/>
                <w:sz w:val="19"/>
                <w:szCs w:val="19"/>
              </w:rPr>
            </w:pPr>
            <w:sdt>
              <w:sdtPr>
                <w:rPr>
                  <w:rFonts w:cs="Arial"/>
                  <w:sz w:val="19"/>
                  <w:szCs w:val="19"/>
                </w:rPr>
                <w:id w:val="-1527549166"/>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468B8217" w14:textId="77777777" w:rsidR="002C3B7E" w:rsidRDefault="0095571A" w:rsidP="004C5ADB">
            <w:pPr>
              <w:ind w:right="-428"/>
              <w:rPr>
                <w:rFonts w:cs="Arial"/>
                <w:sz w:val="19"/>
                <w:szCs w:val="19"/>
              </w:rPr>
            </w:pPr>
            <w:sdt>
              <w:sdtPr>
                <w:rPr>
                  <w:rFonts w:cs="Arial"/>
                  <w:sz w:val="19"/>
                  <w:szCs w:val="19"/>
                </w:rPr>
                <w:id w:val="-1000427035"/>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710A9960" w14:textId="77777777" w:rsidR="002C3B7E" w:rsidRDefault="0095571A" w:rsidP="004C5ADB">
            <w:pPr>
              <w:ind w:right="-428"/>
              <w:rPr>
                <w:rFonts w:cs="Arial"/>
                <w:sz w:val="19"/>
                <w:szCs w:val="19"/>
              </w:rPr>
            </w:pPr>
            <w:sdt>
              <w:sdtPr>
                <w:rPr>
                  <w:rFonts w:cs="Arial"/>
                  <w:sz w:val="19"/>
                  <w:szCs w:val="19"/>
                </w:rPr>
                <w:id w:val="303442348"/>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p w14:paraId="3EAADCBB" w14:textId="77777777" w:rsidR="002C3B7E" w:rsidRDefault="0095571A" w:rsidP="004C5ADB">
            <w:pPr>
              <w:ind w:right="-428"/>
              <w:rPr>
                <w:rFonts w:cs="Tahoma"/>
                <w:b/>
              </w:rPr>
            </w:pPr>
            <w:sdt>
              <w:sdtPr>
                <w:rPr>
                  <w:rFonts w:cs="Arial"/>
                  <w:sz w:val="19"/>
                  <w:szCs w:val="19"/>
                </w:rPr>
                <w:id w:val="-108048600"/>
                <w14:checkbox>
                  <w14:checked w14:val="0"/>
                  <w14:checkedState w14:val="2612" w14:font="MS Gothic"/>
                  <w14:uncheckedState w14:val="2610" w14:font="MS Gothic"/>
                </w14:checkbox>
              </w:sdtPr>
              <w:sdtEndPr/>
              <w:sdtContent>
                <w:r w:rsidR="002C3B7E">
                  <w:rPr>
                    <w:rFonts w:ascii="MS Gothic" w:eastAsia="MS Gothic" w:hAnsi="MS Gothic" w:cs="Arial" w:hint="eastAsia"/>
                    <w:sz w:val="19"/>
                    <w:szCs w:val="19"/>
                  </w:rPr>
                  <w:t>☐</w:t>
                </w:r>
              </w:sdtContent>
            </w:sdt>
          </w:p>
        </w:tc>
        <w:tc>
          <w:tcPr>
            <w:tcW w:w="3122" w:type="dxa"/>
            <w:tcBorders>
              <w:left w:val="single" w:sz="4" w:space="0" w:color="auto"/>
              <w:right w:val="single" w:sz="4" w:space="0" w:color="auto"/>
            </w:tcBorders>
          </w:tcPr>
          <w:p w14:paraId="3BE2B84B" w14:textId="77777777" w:rsidR="002C3B7E" w:rsidRDefault="002C3B7E" w:rsidP="004C5ADB">
            <w:pPr>
              <w:ind w:right="-428"/>
              <w:rPr>
                <w:rFonts w:cs="Tahoma"/>
                <w:b/>
              </w:rPr>
            </w:pPr>
          </w:p>
        </w:tc>
      </w:tr>
    </w:tbl>
    <w:p w14:paraId="328E2DC3" w14:textId="77777777" w:rsidR="002C3B7E" w:rsidRDefault="002C3B7E" w:rsidP="008F2D22">
      <w:pPr>
        <w:pStyle w:val="normaal-3"/>
        <w:tabs>
          <w:tab w:val="clear" w:pos="1872"/>
          <w:tab w:val="left" w:pos="1985"/>
        </w:tabs>
        <w:ind w:left="0"/>
        <w:rPr>
          <w:sz w:val="18"/>
          <w:lang w:val="nl-NL"/>
        </w:rPr>
      </w:pPr>
    </w:p>
    <w:p w14:paraId="137E71C0" w14:textId="2ADEB352" w:rsidR="008F2D22" w:rsidRDefault="006F0BEE" w:rsidP="008F2D22">
      <w:pPr>
        <w:pStyle w:val="normaal-3"/>
        <w:tabs>
          <w:tab w:val="clear" w:pos="1872"/>
          <w:tab w:val="left" w:pos="1985"/>
        </w:tabs>
        <w:ind w:left="0"/>
        <w:rPr>
          <w:sz w:val="18"/>
          <w:lang w:val="nl-NL"/>
        </w:rPr>
      </w:pPr>
      <w:r w:rsidRPr="00BC3A87">
        <w:rPr>
          <w:sz w:val="18"/>
          <w:lang w:val="nl-NL"/>
        </w:rPr>
        <w:t xml:space="preserve"> </w:t>
      </w:r>
      <w:r w:rsidR="007678C6" w:rsidRPr="00BC3A87">
        <w:rPr>
          <w:sz w:val="18"/>
          <w:lang w:val="nl-NL"/>
        </w:rPr>
        <w:t xml:space="preserve">Als 1 van de hokjes met ja wordt aangekruist is de aanvraag valide, en moet de gevarenidentificatie worden doorlopen. </w:t>
      </w:r>
      <w:r w:rsidR="006F74C3" w:rsidRPr="00BC3A87">
        <w:rPr>
          <w:sz w:val="18"/>
          <w:lang w:val="nl-NL"/>
        </w:rPr>
        <w:t>V</w:t>
      </w:r>
      <w:r w:rsidR="007678C6" w:rsidRPr="00BC3A87">
        <w:rPr>
          <w:sz w:val="18"/>
          <w:lang w:val="nl-NL"/>
        </w:rPr>
        <w:t>oor uitgebreide toetsing zie</w:t>
      </w:r>
      <w:r w:rsidR="00177AF1" w:rsidRPr="00BC3A87">
        <w:rPr>
          <w:sz w:val="18"/>
          <w:lang w:val="nl-NL"/>
        </w:rPr>
        <w:t xml:space="preserve">:  </w:t>
      </w:r>
      <w:r w:rsidR="007678C6" w:rsidRPr="00BC3A87">
        <w:rPr>
          <w:sz w:val="18"/>
          <w:lang w:val="nl-NL"/>
        </w:rPr>
        <w:t xml:space="preserve"> MHB</w:t>
      </w:r>
      <w:r w:rsidR="006F74C3" w:rsidRPr="00BC3A87">
        <w:rPr>
          <w:sz w:val="18"/>
          <w:lang w:val="nl-NL"/>
        </w:rPr>
        <w:t xml:space="preserve"> 12.3.</w:t>
      </w:r>
      <w:r w:rsidR="00A21C8E">
        <w:rPr>
          <w:sz w:val="18"/>
          <w:lang w:val="nl-NL"/>
        </w:rPr>
        <w:t>4.</w:t>
      </w:r>
      <w:r w:rsidR="006F74C3" w:rsidRPr="00BC3A87">
        <w:rPr>
          <w:sz w:val="18"/>
          <w:lang w:val="nl-NL"/>
        </w:rPr>
        <w:t xml:space="preserve">1 MOC procedure  </w:t>
      </w:r>
      <w:r w:rsidR="00E46183" w:rsidRPr="00BC3A87">
        <w:rPr>
          <w:sz w:val="18"/>
          <w:lang w:val="nl-NL"/>
        </w:rPr>
        <w:t xml:space="preserve">-  </w:t>
      </w:r>
      <w:r w:rsidR="006F74C3" w:rsidRPr="00BC3A87">
        <w:rPr>
          <w:sz w:val="18"/>
          <w:lang w:val="nl-NL"/>
        </w:rPr>
        <w:t>type wijzigingen</w:t>
      </w:r>
      <w:r w:rsidR="00E46183" w:rsidRPr="00BC3A87">
        <w:rPr>
          <w:sz w:val="18"/>
          <w:lang w:val="nl-NL"/>
        </w:rPr>
        <w:t>.</w:t>
      </w:r>
    </w:p>
    <w:p w14:paraId="74DE9968" w14:textId="77777777" w:rsidR="008405C8" w:rsidRDefault="008405C8" w:rsidP="008F2D22">
      <w:pPr>
        <w:pStyle w:val="normaal-3"/>
        <w:tabs>
          <w:tab w:val="clear" w:pos="1872"/>
          <w:tab w:val="left" w:pos="1985"/>
        </w:tabs>
        <w:ind w:left="0"/>
        <w:rPr>
          <w:sz w:val="18"/>
          <w:lang w:val="nl-NL"/>
        </w:rPr>
      </w:pPr>
    </w:p>
    <w:p w14:paraId="1AB00FA3" w14:textId="77777777" w:rsidR="00DC02E2" w:rsidRDefault="00DC02E2">
      <w:pPr>
        <w:rPr>
          <w:sz w:val="18"/>
        </w:rPr>
      </w:pPr>
      <w:r>
        <w:rPr>
          <w:sz w:val="18"/>
        </w:rPr>
        <w:br w:type="page"/>
      </w:r>
    </w:p>
    <w:p w14:paraId="6F54A692" w14:textId="77777777" w:rsidR="00495F12" w:rsidRDefault="00495F12" w:rsidP="008F2D22">
      <w:pPr>
        <w:pStyle w:val="normaal-3"/>
        <w:tabs>
          <w:tab w:val="clear" w:pos="1872"/>
          <w:tab w:val="left" w:pos="1985"/>
        </w:tabs>
        <w:ind w:left="0"/>
        <w:rPr>
          <w:lang w:val="nl-NL"/>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1"/>
        <w:gridCol w:w="4962"/>
      </w:tblGrid>
      <w:tr w:rsidR="00340110" w14:paraId="63A56C71" w14:textId="77777777" w:rsidTr="00905E03">
        <w:trPr>
          <w:cantSplit/>
          <w:trHeight w:val="297"/>
        </w:trPr>
        <w:tc>
          <w:tcPr>
            <w:tcW w:w="9923" w:type="dxa"/>
            <w:gridSpan w:val="2"/>
            <w:tcBorders>
              <w:top w:val="nil"/>
              <w:left w:val="nil"/>
              <w:bottom w:val="single" w:sz="4" w:space="0" w:color="auto"/>
              <w:right w:val="nil"/>
            </w:tcBorders>
            <w:vAlign w:val="center"/>
          </w:tcPr>
          <w:p w14:paraId="1D871E63" w14:textId="77777777" w:rsidR="00340110" w:rsidRPr="00C43CF1" w:rsidRDefault="00340110" w:rsidP="00340110">
            <w:pPr>
              <w:pStyle w:val="Plattetekst"/>
              <w:jc w:val="center"/>
              <w:rPr>
                <w:b/>
                <w:sz w:val="24"/>
                <w:szCs w:val="24"/>
              </w:rPr>
            </w:pPr>
            <w:r w:rsidRPr="00905E03">
              <w:rPr>
                <w:b/>
                <w:sz w:val="22"/>
                <w:szCs w:val="24"/>
              </w:rPr>
              <w:t>Gevaaridentificatie voor wijzigingen</w:t>
            </w:r>
          </w:p>
        </w:tc>
      </w:tr>
      <w:tr w:rsidR="00340110" w14:paraId="39BF5CBD" w14:textId="77777777" w:rsidTr="00340110">
        <w:trPr>
          <w:cantSplit/>
          <w:trHeight w:val="1230"/>
        </w:trPr>
        <w:tc>
          <w:tcPr>
            <w:tcW w:w="4961" w:type="dxa"/>
            <w:tcBorders>
              <w:top w:val="nil"/>
            </w:tcBorders>
          </w:tcPr>
          <w:p w14:paraId="5C3E18E5" w14:textId="77777777" w:rsidR="00340110" w:rsidRPr="00495F12" w:rsidRDefault="00340110" w:rsidP="00340110">
            <w:pPr>
              <w:pStyle w:val="Plattetekst"/>
              <w:tabs>
                <w:tab w:val="left" w:pos="3861"/>
              </w:tabs>
              <w:spacing w:after="40"/>
              <w:rPr>
                <w:sz w:val="17"/>
                <w:szCs w:val="17"/>
              </w:rPr>
            </w:pPr>
            <w:r w:rsidRPr="00495F12">
              <w:rPr>
                <w:b/>
                <w:sz w:val="17"/>
                <w:szCs w:val="17"/>
              </w:rPr>
              <w:t>Heeft de verandering invloed op</w:t>
            </w:r>
            <w:r w:rsidR="00C137E1">
              <w:rPr>
                <w:b/>
                <w:sz w:val="17"/>
                <w:szCs w:val="17"/>
              </w:rPr>
              <w:t xml:space="preserve"> proces</w:t>
            </w:r>
            <w:r w:rsidRPr="00495F12">
              <w:rPr>
                <w:b/>
                <w:sz w:val="17"/>
                <w:szCs w:val="17"/>
              </w:rPr>
              <w:t>:</w:t>
            </w:r>
            <w:r w:rsidRPr="00495F12">
              <w:rPr>
                <w:sz w:val="17"/>
                <w:szCs w:val="17"/>
              </w:rPr>
              <w:tab/>
              <w:t>Ja</w:t>
            </w:r>
            <w:r w:rsidRPr="00495F12">
              <w:rPr>
                <w:sz w:val="17"/>
                <w:szCs w:val="17"/>
              </w:rPr>
              <w:tab/>
              <w:t>Nee</w:t>
            </w:r>
          </w:p>
          <w:p w14:paraId="554DEDF8" w14:textId="77777777" w:rsidR="00340110" w:rsidRPr="00495F12" w:rsidRDefault="00340110" w:rsidP="00340110">
            <w:pPr>
              <w:pStyle w:val="Koptekst"/>
              <w:tabs>
                <w:tab w:val="left" w:pos="3861"/>
                <w:tab w:val="left" w:pos="4286"/>
              </w:tabs>
              <w:rPr>
                <w:sz w:val="17"/>
                <w:szCs w:val="17"/>
              </w:rPr>
            </w:pPr>
            <w:r w:rsidRPr="00495F12">
              <w:rPr>
                <w:sz w:val="17"/>
                <w:szCs w:val="17"/>
              </w:rPr>
              <w:t>Temperatuur</w:t>
            </w:r>
            <w:r w:rsidRPr="00495F12">
              <w:rPr>
                <w:sz w:val="17"/>
                <w:szCs w:val="17"/>
              </w:rPr>
              <w:tab/>
            </w:r>
            <w:bookmarkStart w:id="0" w:name="Check6"/>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bookmarkEnd w:id="0"/>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9AF28B3" w14:textId="77777777" w:rsidR="00340110" w:rsidRPr="00495F12" w:rsidRDefault="00340110" w:rsidP="00340110">
            <w:pPr>
              <w:pStyle w:val="Koptekst"/>
              <w:tabs>
                <w:tab w:val="left" w:pos="3861"/>
                <w:tab w:val="left" w:pos="4286"/>
              </w:tabs>
              <w:rPr>
                <w:sz w:val="17"/>
                <w:szCs w:val="17"/>
              </w:rPr>
            </w:pPr>
            <w:r w:rsidRPr="00495F12">
              <w:rPr>
                <w:sz w:val="17"/>
                <w:szCs w:val="17"/>
              </w:rPr>
              <w:t>Druk</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3FB91A31" w14:textId="77777777" w:rsidR="00340110" w:rsidRPr="00495F12" w:rsidRDefault="00340110" w:rsidP="00340110">
            <w:pPr>
              <w:pStyle w:val="Koptekst"/>
              <w:tabs>
                <w:tab w:val="left" w:pos="3861"/>
                <w:tab w:val="left" w:pos="4286"/>
              </w:tabs>
              <w:rPr>
                <w:sz w:val="17"/>
                <w:szCs w:val="17"/>
              </w:rPr>
            </w:pPr>
            <w:r w:rsidRPr="00495F12">
              <w:rPr>
                <w:sz w:val="17"/>
                <w:szCs w:val="17"/>
              </w:rPr>
              <w:t>Doorzet</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3B2EA85C" w14:textId="77777777" w:rsidR="00340110" w:rsidRPr="00495F12" w:rsidRDefault="00340110" w:rsidP="00340110">
            <w:pPr>
              <w:pStyle w:val="Koptekst"/>
              <w:tabs>
                <w:tab w:val="left" w:pos="3861"/>
                <w:tab w:val="left" w:pos="4286"/>
              </w:tabs>
              <w:rPr>
                <w:sz w:val="17"/>
                <w:szCs w:val="17"/>
              </w:rPr>
            </w:pPr>
            <w:r w:rsidRPr="00495F12">
              <w:rPr>
                <w:sz w:val="17"/>
                <w:szCs w:val="17"/>
              </w:rPr>
              <w:t>Niveau</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7FDB41B" w14:textId="77777777" w:rsidR="00340110" w:rsidRPr="00495F12" w:rsidRDefault="00905E03" w:rsidP="003030D3">
            <w:pPr>
              <w:tabs>
                <w:tab w:val="left" w:pos="3861"/>
                <w:tab w:val="left" w:pos="4286"/>
              </w:tabs>
              <w:rPr>
                <w:sz w:val="17"/>
                <w:szCs w:val="17"/>
              </w:rPr>
            </w:pPr>
            <w:r w:rsidRPr="00495F12">
              <w:rPr>
                <w:sz w:val="17"/>
                <w:szCs w:val="17"/>
              </w:rPr>
              <w:t>Anders</w:t>
            </w:r>
            <w:r w:rsidR="00340110"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00340110"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340110"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c>
          <w:tcPr>
            <w:tcW w:w="4962" w:type="dxa"/>
            <w:vMerge w:val="restart"/>
            <w:tcBorders>
              <w:top w:val="single" w:sz="4" w:space="0" w:color="auto"/>
            </w:tcBorders>
          </w:tcPr>
          <w:p w14:paraId="2AF32BC1" w14:textId="77777777" w:rsidR="00340110" w:rsidRPr="00495F12" w:rsidRDefault="00340110" w:rsidP="00340110">
            <w:pPr>
              <w:pStyle w:val="Plattetekst"/>
              <w:spacing w:after="40"/>
              <w:rPr>
                <w:b/>
                <w:sz w:val="17"/>
                <w:szCs w:val="17"/>
              </w:rPr>
            </w:pPr>
            <w:r w:rsidRPr="00495F12">
              <w:rPr>
                <w:b/>
                <w:sz w:val="17"/>
                <w:szCs w:val="17"/>
              </w:rPr>
              <w:t>Heeft de verandering effect op (ARBO) veiligheid:</w:t>
            </w:r>
          </w:p>
          <w:p w14:paraId="4DE24A94" w14:textId="77777777" w:rsidR="00340110" w:rsidRPr="00495F12" w:rsidRDefault="00340110" w:rsidP="00340110">
            <w:pPr>
              <w:pStyle w:val="Koptekst"/>
              <w:tabs>
                <w:tab w:val="left" w:pos="3720"/>
                <w:tab w:val="left" w:pos="4145"/>
              </w:tabs>
              <w:rPr>
                <w:sz w:val="17"/>
                <w:szCs w:val="17"/>
              </w:rPr>
            </w:pPr>
            <w:r w:rsidRPr="00495F12">
              <w:rPr>
                <w:sz w:val="17"/>
                <w:szCs w:val="17"/>
              </w:rPr>
              <w:tab/>
              <w:t>Ja</w:t>
            </w:r>
            <w:r w:rsidRPr="00495F12">
              <w:rPr>
                <w:sz w:val="17"/>
                <w:szCs w:val="17"/>
              </w:rPr>
              <w:tab/>
              <w:t>Nee</w:t>
            </w:r>
          </w:p>
          <w:p w14:paraId="7D53E3D5" w14:textId="77777777" w:rsidR="00340110" w:rsidRPr="00495F12" w:rsidRDefault="00340110" w:rsidP="00340110">
            <w:pPr>
              <w:pStyle w:val="Koptekst"/>
              <w:tabs>
                <w:tab w:val="left" w:pos="3720"/>
                <w:tab w:val="left" w:pos="4145"/>
              </w:tabs>
              <w:rPr>
                <w:sz w:val="17"/>
                <w:szCs w:val="17"/>
              </w:rPr>
            </w:pPr>
            <w:r w:rsidRPr="00495F12">
              <w:rPr>
                <w:sz w:val="17"/>
                <w:szCs w:val="17"/>
              </w:rPr>
              <w:t>RI&amp;E</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6585AF1" w14:textId="77777777" w:rsidR="00340110" w:rsidRPr="00495F12" w:rsidRDefault="00340110" w:rsidP="00340110">
            <w:pPr>
              <w:pStyle w:val="Koptekst"/>
              <w:tabs>
                <w:tab w:val="left" w:pos="3720"/>
                <w:tab w:val="left" w:pos="4145"/>
              </w:tabs>
              <w:rPr>
                <w:sz w:val="17"/>
                <w:szCs w:val="17"/>
              </w:rPr>
            </w:pPr>
            <w:r w:rsidRPr="00495F12">
              <w:rPr>
                <w:sz w:val="17"/>
                <w:szCs w:val="17"/>
              </w:rPr>
              <w:t>Fysieke belasting</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6A58D11" w14:textId="77777777" w:rsidR="00340110" w:rsidRPr="00495F12" w:rsidRDefault="00340110" w:rsidP="00340110">
            <w:pPr>
              <w:pStyle w:val="Koptekst"/>
              <w:tabs>
                <w:tab w:val="left" w:pos="3720"/>
                <w:tab w:val="left" w:pos="4145"/>
              </w:tabs>
              <w:rPr>
                <w:sz w:val="17"/>
                <w:szCs w:val="17"/>
              </w:rPr>
            </w:pPr>
            <w:r w:rsidRPr="00495F12">
              <w:rPr>
                <w:sz w:val="17"/>
                <w:szCs w:val="17"/>
              </w:rPr>
              <w:t>ARBO</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821A3E3" w14:textId="77777777" w:rsidR="00340110" w:rsidRPr="00495F12" w:rsidRDefault="00340110" w:rsidP="00340110">
            <w:pPr>
              <w:pStyle w:val="Koptekst"/>
              <w:tabs>
                <w:tab w:val="left" w:pos="3720"/>
                <w:tab w:val="left" w:pos="4145"/>
              </w:tabs>
              <w:rPr>
                <w:sz w:val="17"/>
                <w:szCs w:val="17"/>
                <w:lang w:val="it-IT"/>
              </w:rPr>
            </w:pPr>
            <w:r w:rsidRPr="00495F12">
              <w:rPr>
                <w:sz w:val="17"/>
                <w:szCs w:val="17"/>
                <w:lang w:val="it-IT"/>
              </w:rPr>
              <w:t>BRZO/PBZO</w:t>
            </w:r>
            <w:r w:rsidR="004D0CC1" w:rsidRPr="00495F12">
              <w:rPr>
                <w:sz w:val="17"/>
                <w:szCs w:val="17"/>
                <w:lang w:val="it-IT"/>
              </w:rPr>
              <w:t xml:space="preserve"> (o.a. installatiescenario)</w:t>
            </w:r>
            <w:r w:rsidRPr="00495F12">
              <w:rPr>
                <w:sz w:val="17"/>
                <w:szCs w:val="17"/>
                <w:lang w:val="it-IT"/>
              </w:rPr>
              <w:tab/>
            </w:r>
            <w:r w:rsidR="002A0912" w:rsidRPr="00495F12">
              <w:rPr>
                <w:sz w:val="17"/>
                <w:szCs w:val="17"/>
              </w:rPr>
              <w:fldChar w:fldCharType="begin">
                <w:ffData>
                  <w:name w:val="Check6"/>
                  <w:enabled/>
                  <w:calcOnExit w:val="0"/>
                  <w:checkBox>
                    <w:sizeAuto/>
                    <w:default w:val="0"/>
                  </w:checkBox>
                </w:ffData>
              </w:fldChar>
            </w:r>
            <w:r w:rsidRPr="00495F12">
              <w:rPr>
                <w:sz w:val="17"/>
                <w:szCs w:val="17"/>
                <w:lang w:val="it-IT"/>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lang w:val="it-IT"/>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lang w:val="it-IT"/>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4D0CC1" w:rsidRPr="00495F12">
              <w:rPr>
                <w:sz w:val="17"/>
                <w:szCs w:val="17"/>
                <w:lang w:val="it-IT"/>
              </w:rPr>
              <w:t xml:space="preserve">  </w:t>
            </w:r>
            <w:r w:rsidR="00C137E1">
              <w:rPr>
                <w:sz w:val="17"/>
                <w:szCs w:val="17"/>
                <w:lang w:val="it-IT"/>
              </w:rPr>
              <w:t>*</w:t>
            </w:r>
            <w:r w:rsidR="004D0CC1" w:rsidRPr="00495F12">
              <w:rPr>
                <w:sz w:val="17"/>
                <w:szCs w:val="17"/>
                <w:lang w:val="it-IT"/>
              </w:rPr>
              <w:t>)</w:t>
            </w:r>
          </w:p>
          <w:p w14:paraId="2D9905B8" w14:textId="77777777" w:rsidR="00340110" w:rsidRPr="00495F12" w:rsidRDefault="00DE610E" w:rsidP="00340110">
            <w:pPr>
              <w:pStyle w:val="Koptekst"/>
              <w:tabs>
                <w:tab w:val="left" w:pos="3720"/>
                <w:tab w:val="left" w:pos="4145"/>
              </w:tabs>
              <w:rPr>
                <w:sz w:val="17"/>
                <w:szCs w:val="17"/>
              </w:rPr>
            </w:pPr>
            <w:r w:rsidRPr="00495F12">
              <w:rPr>
                <w:sz w:val="17"/>
                <w:szCs w:val="17"/>
              </w:rPr>
              <w:t>S</w:t>
            </w:r>
            <w:r w:rsidR="00340110" w:rsidRPr="00495F12">
              <w:rPr>
                <w:sz w:val="17"/>
                <w:szCs w:val="17"/>
              </w:rPr>
              <w:t>cenario’s</w:t>
            </w:r>
            <w:r w:rsidRPr="00495F12">
              <w:rPr>
                <w:sz w:val="17"/>
                <w:szCs w:val="17"/>
              </w:rPr>
              <w:t xml:space="preserve"> (ARIE en/of bedrijfsnoodplan)</w:t>
            </w:r>
            <w:r w:rsidR="00340110"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00340110"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340110"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 xml:space="preserve"> </w:t>
            </w:r>
            <w:r w:rsidR="004D0CC1" w:rsidRPr="00495F12">
              <w:rPr>
                <w:sz w:val="17"/>
                <w:szCs w:val="17"/>
              </w:rPr>
              <w:t xml:space="preserve"> </w:t>
            </w:r>
          </w:p>
          <w:p w14:paraId="627D3DE8" w14:textId="77777777" w:rsidR="00340110" w:rsidRPr="00495F12" w:rsidRDefault="00340110" w:rsidP="00340110">
            <w:pPr>
              <w:pStyle w:val="Koptekst"/>
              <w:tabs>
                <w:tab w:val="left" w:pos="3720"/>
                <w:tab w:val="left" w:pos="4145"/>
              </w:tabs>
              <w:rPr>
                <w:sz w:val="17"/>
                <w:szCs w:val="17"/>
              </w:rPr>
            </w:pPr>
            <w:r w:rsidRPr="00495F12">
              <w:rPr>
                <w:sz w:val="17"/>
                <w:szCs w:val="17"/>
              </w:rPr>
              <w:t xml:space="preserve">Brandmelding of </w:t>
            </w:r>
            <w:r w:rsidR="004E044E" w:rsidRPr="00495F12">
              <w:rPr>
                <w:sz w:val="17"/>
                <w:szCs w:val="17"/>
              </w:rPr>
              <w:t>–</w:t>
            </w:r>
            <w:r w:rsidRPr="00495F12">
              <w:rPr>
                <w:sz w:val="17"/>
                <w:szCs w:val="17"/>
              </w:rPr>
              <w:t>bestrijding</w:t>
            </w:r>
            <w:r w:rsidR="004E044E" w:rsidRPr="00495F12">
              <w:rPr>
                <w:sz w:val="17"/>
                <w:szCs w:val="17"/>
              </w:rPr>
              <w:t xml:space="preserve"> (sprinkler)</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9BCD3DB" w14:textId="77777777" w:rsidR="00340110" w:rsidRPr="00495F12" w:rsidRDefault="00340110" w:rsidP="00340110">
            <w:pPr>
              <w:pStyle w:val="Koptekst"/>
              <w:tabs>
                <w:tab w:val="left" w:pos="3720"/>
                <w:tab w:val="left" w:pos="4145"/>
              </w:tabs>
              <w:rPr>
                <w:sz w:val="17"/>
                <w:szCs w:val="17"/>
              </w:rPr>
            </w:pPr>
            <w:r w:rsidRPr="00495F12">
              <w:rPr>
                <w:sz w:val="17"/>
                <w:szCs w:val="17"/>
              </w:rPr>
              <w:t>Statische elektriciteit</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C186BF2" w14:textId="77777777" w:rsidR="00340110" w:rsidRPr="00495F12" w:rsidRDefault="00340110" w:rsidP="00340110">
            <w:pPr>
              <w:pStyle w:val="Koptekst"/>
              <w:tabs>
                <w:tab w:val="left" w:pos="3720"/>
                <w:tab w:val="left" w:pos="4145"/>
              </w:tabs>
              <w:rPr>
                <w:sz w:val="17"/>
                <w:szCs w:val="17"/>
              </w:rPr>
            </w:pPr>
            <w:r w:rsidRPr="00495F12">
              <w:rPr>
                <w:sz w:val="17"/>
                <w:szCs w:val="17"/>
              </w:rPr>
              <w:t>Aarding of bliksemafleiding</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FF218A1" w14:textId="77777777" w:rsidR="00340110" w:rsidRPr="00495F12" w:rsidRDefault="00340110" w:rsidP="00340110">
            <w:pPr>
              <w:pStyle w:val="Koptekst"/>
              <w:tabs>
                <w:tab w:val="left" w:pos="3720"/>
                <w:tab w:val="left" w:pos="4145"/>
              </w:tabs>
              <w:rPr>
                <w:sz w:val="17"/>
                <w:szCs w:val="17"/>
              </w:rPr>
            </w:pPr>
            <w:r w:rsidRPr="00495F12">
              <w:rPr>
                <w:sz w:val="17"/>
                <w:szCs w:val="17"/>
              </w:rPr>
              <w:t xml:space="preserve">Zone indeling (ATEX </w:t>
            </w:r>
            <w:r w:rsidR="00C137E1">
              <w:rPr>
                <w:sz w:val="17"/>
                <w:szCs w:val="17"/>
              </w:rPr>
              <w:t>153</w:t>
            </w:r>
            <w:r w:rsidRPr="00495F12">
              <w:rPr>
                <w:sz w:val="17"/>
                <w:szCs w:val="17"/>
              </w:rPr>
              <w:t>)</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5A799AC" w14:textId="77777777" w:rsidR="00340110" w:rsidRPr="00495F12" w:rsidRDefault="00340110" w:rsidP="00516CE7">
            <w:pPr>
              <w:pStyle w:val="Koptekst"/>
              <w:tabs>
                <w:tab w:val="left" w:pos="3720"/>
                <w:tab w:val="left" w:pos="4145"/>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r>
      <w:tr w:rsidR="00340110" w14:paraId="4F173B6A" w14:textId="77777777" w:rsidTr="00340110">
        <w:trPr>
          <w:cantSplit/>
          <w:trHeight w:val="982"/>
        </w:trPr>
        <w:tc>
          <w:tcPr>
            <w:tcW w:w="4961" w:type="dxa"/>
            <w:vMerge w:val="restart"/>
            <w:tcBorders>
              <w:top w:val="nil"/>
            </w:tcBorders>
          </w:tcPr>
          <w:p w14:paraId="7D557EDF" w14:textId="77777777" w:rsidR="00340110" w:rsidRPr="00495F12" w:rsidRDefault="00340110" w:rsidP="00340110">
            <w:pPr>
              <w:pStyle w:val="Plattetekst"/>
              <w:tabs>
                <w:tab w:val="left" w:pos="3861"/>
              </w:tabs>
              <w:spacing w:after="40"/>
              <w:rPr>
                <w:sz w:val="17"/>
                <w:szCs w:val="17"/>
              </w:rPr>
            </w:pPr>
            <w:r w:rsidRPr="00495F12">
              <w:rPr>
                <w:b/>
                <w:sz w:val="17"/>
                <w:szCs w:val="17"/>
              </w:rPr>
              <w:t>Heeft de verandering invloed op chemie:</w:t>
            </w:r>
            <w:r w:rsidRPr="00495F12">
              <w:rPr>
                <w:sz w:val="17"/>
                <w:szCs w:val="17"/>
              </w:rPr>
              <w:tab/>
              <w:t>Ja</w:t>
            </w:r>
            <w:r w:rsidRPr="00495F12">
              <w:rPr>
                <w:sz w:val="17"/>
                <w:szCs w:val="17"/>
              </w:rPr>
              <w:tab/>
              <w:t>Nee</w:t>
            </w:r>
          </w:p>
          <w:p w14:paraId="53F12467" w14:textId="77777777" w:rsidR="00340110" w:rsidRPr="00495F12" w:rsidRDefault="00340110" w:rsidP="00340110">
            <w:pPr>
              <w:pStyle w:val="Koptekst"/>
              <w:tabs>
                <w:tab w:val="left" w:pos="3861"/>
                <w:tab w:val="left" w:pos="4286"/>
              </w:tabs>
              <w:rPr>
                <w:sz w:val="17"/>
                <w:szCs w:val="17"/>
              </w:rPr>
            </w:pPr>
            <w:r w:rsidRPr="00495F12">
              <w:rPr>
                <w:sz w:val="17"/>
                <w:szCs w:val="17"/>
              </w:rPr>
              <w:t>Samenstelling</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650E52C4" w14:textId="77777777" w:rsidR="00340110" w:rsidRPr="00495F12" w:rsidRDefault="00340110" w:rsidP="00340110">
            <w:pPr>
              <w:pStyle w:val="Koptekst"/>
              <w:tabs>
                <w:tab w:val="left" w:pos="3861"/>
                <w:tab w:val="left" w:pos="4286"/>
              </w:tabs>
              <w:rPr>
                <w:sz w:val="17"/>
                <w:szCs w:val="17"/>
              </w:rPr>
            </w:pPr>
            <w:r w:rsidRPr="00495F12">
              <w:rPr>
                <w:sz w:val="17"/>
                <w:szCs w:val="17"/>
              </w:rPr>
              <w:t>Giftigheid (gezondheid H)</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18A10C0" w14:textId="77777777" w:rsidR="00340110" w:rsidRPr="00495F12" w:rsidRDefault="00340110" w:rsidP="00340110">
            <w:pPr>
              <w:pStyle w:val="Koptekst"/>
              <w:tabs>
                <w:tab w:val="left" w:pos="3861"/>
                <w:tab w:val="left" w:pos="4286"/>
              </w:tabs>
              <w:rPr>
                <w:sz w:val="17"/>
                <w:szCs w:val="17"/>
              </w:rPr>
            </w:pPr>
            <w:r w:rsidRPr="00495F12">
              <w:rPr>
                <w:sz w:val="17"/>
                <w:szCs w:val="17"/>
              </w:rPr>
              <w:t>Brandbaarheid (F)</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8B19700" w14:textId="77777777" w:rsidR="00340110" w:rsidRPr="00495F12" w:rsidRDefault="00340110" w:rsidP="00340110">
            <w:pPr>
              <w:pStyle w:val="Koptekst"/>
              <w:tabs>
                <w:tab w:val="left" w:pos="3861"/>
                <w:tab w:val="left" w:pos="4286"/>
              </w:tabs>
              <w:rPr>
                <w:sz w:val="17"/>
                <w:szCs w:val="17"/>
              </w:rPr>
            </w:pPr>
            <w:r w:rsidRPr="00495F12">
              <w:rPr>
                <w:sz w:val="17"/>
                <w:szCs w:val="17"/>
              </w:rPr>
              <w:t>Reactiviteit (R)</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FFAC194" w14:textId="77777777" w:rsidR="00340110" w:rsidRPr="00495F12" w:rsidRDefault="00340110" w:rsidP="00340110">
            <w:pPr>
              <w:pStyle w:val="Koptekst"/>
              <w:tabs>
                <w:tab w:val="left" w:pos="3861"/>
                <w:tab w:val="left" w:pos="4286"/>
              </w:tabs>
              <w:rPr>
                <w:sz w:val="17"/>
                <w:szCs w:val="17"/>
              </w:rPr>
            </w:pPr>
            <w:r w:rsidRPr="00495F12">
              <w:rPr>
                <w:sz w:val="17"/>
                <w:szCs w:val="17"/>
              </w:rPr>
              <w:t>Reactiekinetiek</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41E117CB" w14:textId="77777777" w:rsidR="00340110" w:rsidRPr="00495F12" w:rsidRDefault="00340110" w:rsidP="00340110">
            <w:pPr>
              <w:pStyle w:val="Koptekst"/>
              <w:tabs>
                <w:tab w:val="left" w:pos="3861"/>
                <w:tab w:val="left" w:pos="4287"/>
              </w:tabs>
              <w:rPr>
                <w:sz w:val="17"/>
                <w:szCs w:val="17"/>
              </w:rPr>
            </w:pPr>
            <w:r w:rsidRPr="00495F12">
              <w:rPr>
                <w:sz w:val="17"/>
                <w:szCs w:val="17"/>
              </w:rPr>
              <w:t>Receptuur</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35A9618" w14:textId="77777777" w:rsidR="00340110" w:rsidRPr="00495F12" w:rsidRDefault="00340110" w:rsidP="00340110">
            <w:pPr>
              <w:pStyle w:val="Koptekst"/>
              <w:tabs>
                <w:tab w:val="left" w:pos="3861"/>
                <w:tab w:val="left" w:pos="4287"/>
              </w:tabs>
              <w:rPr>
                <w:sz w:val="17"/>
                <w:szCs w:val="17"/>
              </w:rPr>
            </w:pPr>
            <w:r w:rsidRPr="00495F12">
              <w:rPr>
                <w:sz w:val="17"/>
                <w:szCs w:val="17"/>
              </w:rPr>
              <w:t>Warmte ontwikkeling (run-away)</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53CFE44" w14:textId="77777777" w:rsidR="00340110" w:rsidRPr="00495F12" w:rsidRDefault="00340110" w:rsidP="00340110">
            <w:pPr>
              <w:pStyle w:val="Koptekst"/>
              <w:tabs>
                <w:tab w:val="left" w:pos="3861"/>
                <w:tab w:val="left" w:pos="4287"/>
              </w:tabs>
              <w:rPr>
                <w:sz w:val="17"/>
                <w:szCs w:val="17"/>
              </w:rPr>
            </w:pPr>
            <w:r w:rsidRPr="00495F12">
              <w:rPr>
                <w:sz w:val="17"/>
                <w:szCs w:val="17"/>
              </w:rPr>
              <w:t>Foute volgorde/combinaties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3FF3781B" w14:textId="77777777" w:rsidR="00340110" w:rsidRPr="00495F12" w:rsidRDefault="00340110" w:rsidP="00340110">
            <w:pPr>
              <w:pStyle w:val="Koptekst"/>
              <w:tabs>
                <w:tab w:val="left" w:pos="3861"/>
                <w:tab w:val="left" w:pos="4287"/>
              </w:tabs>
              <w:rPr>
                <w:sz w:val="17"/>
                <w:szCs w:val="17"/>
              </w:rPr>
            </w:pPr>
            <w:r w:rsidRPr="00495F12">
              <w:rPr>
                <w:sz w:val="17"/>
                <w:szCs w:val="17"/>
              </w:rPr>
              <w:t>Veilige grenzen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A5371F5" w14:textId="77777777" w:rsidR="00340110" w:rsidRPr="00495F12" w:rsidRDefault="00340110" w:rsidP="003030D3">
            <w:pPr>
              <w:pStyle w:val="Koptekst"/>
              <w:tabs>
                <w:tab w:val="left" w:pos="3861"/>
                <w:tab w:val="left" w:pos="4287"/>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c>
          <w:tcPr>
            <w:tcW w:w="4962" w:type="dxa"/>
            <w:vMerge/>
          </w:tcPr>
          <w:p w14:paraId="6E47AF26" w14:textId="77777777" w:rsidR="00340110" w:rsidRPr="00495F12" w:rsidRDefault="00340110" w:rsidP="00340110">
            <w:pPr>
              <w:pStyle w:val="Plattetekst"/>
              <w:rPr>
                <w:sz w:val="17"/>
                <w:szCs w:val="17"/>
              </w:rPr>
            </w:pPr>
          </w:p>
        </w:tc>
      </w:tr>
      <w:tr w:rsidR="00340110" w:rsidRPr="007455EA" w14:paraId="4565A143" w14:textId="77777777" w:rsidTr="00340110">
        <w:trPr>
          <w:cantSplit/>
          <w:trHeight w:val="711"/>
        </w:trPr>
        <w:tc>
          <w:tcPr>
            <w:tcW w:w="4961" w:type="dxa"/>
            <w:vMerge/>
          </w:tcPr>
          <w:p w14:paraId="494F4007" w14:textId="77777777" w:rsidR="00340110" w:rsidRPr="00495F12" w:rsidRDefault="00340110" w:rsidP="00340110">
            <w:pPr>
              <w:rPr>
                <w:b/>
                <w:sz w:val="17"/>
                <w:szCs w:val="17"/>
              </w:rPr>
            </w:pPr>
          </w:p>
        </w:tc>
        <w:tc>
          <w:tcPr>
            <w:tcW w:w="4962" w:type="dxa"/>
            <w:vMerge w:val="restart"/>
          </w:tcPr>
          <w:p w14:paraId="00582350" w14:textId="77777777" w:rsidR="00340110" w:rsidRPr="00495F12" w:rsidRDefault="00340110" w:rsidP="00340110">
            <w:pPr>
              <w:pStyle w:val="Plattetekst"/>
              <w:tabs>
                <w:tab w:val="left" w:pos="3751"/>
              </w:tabs>
              <w:spacing w:after="40"/>
              <w:rPr>
                <w:sz w:val="17"/>
                <w:szCs w:val="17"/>
              </w:rPr>
            </w:pPr>
            <w:r w:rsidRPr="00495F12">
              <w:rPr>
                <w:b/>
                <w:sz w:val="17"/>
                <w:szCs w:val="17"/>
              </w:rPr>
              <w:t>Heeft de verandering effect op milieu</w:t>
            </w:r>
            <w:r w:rsidR="00BB561D">
              <w:rPr>
                <w:b/>
                <w:sz w:val="17"/>
                <w:szCs w:val="17"/>
              </w:rPr>
              <w:t xml:space="preserve"> </w:t>
            </w:r>
            <w:r w:rsidR="00BB561D" w:rsidRPr="00BB561D">
              <w:rPr>
                <w:b/>
                <w:sz w:val="17"/>
                <w:szCs w:val="17"/>
                <w:vertAlign w:val="superscript"/>
              </w:rPr>
              <w:t>1)</w:t>
            </w:r>
            <w:r w:rsidR="00BB561D">
              <w:rPr>
                <w:b/>
                <w:sz w:val="17"/>
                <w:szCs w:val="17"/>
                <w:vertAlign w:val="superscript"/>
              </w:rPr>
              <w:t xml:space="preserve"> </w:t>
            </w:r>
            <w:r w:rsidRPr="00495F12">
              <w:rPr>
                <w:b/>
                <w:sz w:val="17"/>
                <w:szCs w:val="17"/>
              </w:rPr>
              <w:t>:</w:t>
            </w:r>
            <w:r w:rsidRPr="00495F12">
              <w:rPr>
                <w:sz w:val="17"/>
                <w:szCs w:val="17"/>
              </w:rPr>
              <w:tab/>
              <w:t>Ja</w:t>
            </w:r>
            <w:r w:rsidRPr="00495F12">
              <w:rPr>
                <w:sz w:val="17"/>
                <w:szCs w:val="17"/>
              </w:rPr>
              <w:tab/>
              <w:t>Nee</w:t>
            </w:r>
          </w:p>
          <w:p w14:paraId="504F7493" w14:textId="77777777" w:rsidR="00340110" w:rsidRPr="00495F12" w:rsidRDefault="00340110" w:rsidP="00340110">
            <w:pPr>
              <w:pStyle w:val="Koptekst"/>
              <w:tabs>
                <w:tab w:val="left" w:pos="3720"/>
                <w:tab w:val="left" w:pos="4145"/>
              </w:tabs>
              <w:rPr>
                <w:sz w:val="17"/>
                <w:szCs w:val="17"/>
              </w:rPr>
            </w:pPr>
            <w:r w:rsidRPr="00495F12">
              <w:rPr>
                <w:sz w:val="17"/>
                <w:szCs w:val="17"/>
              </w:rPr>
              <w:t>Geluid</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338144E" w14:textId="77777777" w:rsidR="00340110" w:rsidRPr="00495F12" w:rsidRDefault="00340110" w:rsidP="00340110">
            <w:pPr>
              <w:pStyle w:val="Koptekst"/>
              <w:tabs>
                <w:tab w:val="left" w:pos="3720"/>
                <w:tab w:val="left" w:pos="4145"/>
              </w:tabs>
              <w:rPr>
                <w:sz w:val="17"/>
                <w:szCs w:val="17"/>
              </w:rPr>
            </w:pPr>
            <w:r w:rsidRPr="00495F12">
              <w:rPr>
                <w:sz w:val="17"/>
                <w:szCs w:val="17"/>
              </w:rPr>
              <w:t>Lekkages (spills)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696FC196" w14:textId="77777777" w:rsidR="00340110" w:rsidRPr="00495F12" w:rsidRDefault="00340110" w:rsidP="00340110">
            <w:pPr>
              <w:pStyle w:val="Koptekst"/>
              <w:tabs>
                <w:tab w:val="left" w:pos="3720"/>
                <w:tab w:val="left" w:pos="4145"/>
              </w:tabs>
              <w:rPr>
                <w:sz w:val="17"/>
                <w:szCs w:val="17"/>
              </w:rPr>
            </w:pPr>
            <w:r w:rsidRPr="00495F12">
              <w:rPr>
                <w:sz w:val="17"/>
                <w:szCs w:val="17"/>
              </w:rPr>
              <w:t>Emissies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F627BBE" w14:textId="77777777" w:rsidR="00340110" w:rsidRPr="00495F12" w:rsidRDefault="00340110" w:rsidP="00340110">
            <w:pPr>
              <w:pStyle w:val="Koptekst"/>
              <w:tabs>
                <w:tab w:val="left" w:pos="3720"/>
                <w:tab w:val="left" w:pos="4145"/>
              </w:tabs>
              <w:rPr>
                <w:sz w:val="17"/>
                <w:szCs w:val="17"/>
              </w:rPr>
            </w:pPr>
            <w:r w:rsidRPr="00495F12">
              <w:rPr>
                <w:sz w:val="17"/>
                <w:szCs w:val="17"/>
              </w:rPr>
              <w:t>Afvalstromen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0322994" w14:textId="77777777" w:rsidR="00340110" w:rsidRPr="00495F12" w:rsidRDefault="00340110" w:rsidP="00340110">
            <w:pPr>
              <w:pStyle w:val="Koptekst"/>
              <w:tabs>
                <w:tab w:val="left" w:pos="3720"/>
                <w:tab w:val="left" w:pos="4145"/>
              </w:tabs>
              <w:rPr>
                <w:sz w:val="17"/>
                <w:szCs w:val="17"/>
              </w:rPr>
            </w:pPr>
            <w:r w:rsidRPr="00495F12">
              <w:rPr>
                <w:sz w:val="17"/>
                <w:szCs w:val="17"/>
              </w:rPr>
              <w:t>Afvalwater</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F71C87E" w14:textId="77777777" w:rsidR="00340110" w:rsidRPr="00495F12" w:rsidRDefault="00340110" w:rsidP="00340110">
            <w:pPr>
              <w:pStyle w:val="Koptekst"/>
              <w:tabs>
                <w:tab w:val="left" w:pos="3720"/>
                <w:tab w:val="left" w:pos="4145"/>
              </w:tabs>
              <w:rPr>
                <w:sz w:val="17"/>
                <w:szCs w:val="17"/>
              </w:rPr>
            </w:pPr>
            <w:r w:rsidRPr="00495F12">
              <w:rPr>
                <w:sz w:val="17"/>
                <w:szCs w:val="17"/>
              </w:rPr>
              <w:t>Bodemverontreiniging</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6B254651" w14:textId="77777777" w:rsidR="00905E03" w:rsidRPr="00495F12" w:rsidRDefault="00005A18" w:rsidP="00905E03">
            <w:pPr>
              <w:pStyle w:val="Koptekst"/>
              <w:tabs>
                <w:tab w:val="left" w:pos="3720"/>
                <w:tab w:val="left" w:pos="4145"/>
              </w:tabs>
              <w:rPr>
                <w:sz w:val="17"/>
                <w:szCs w:val="17"/>
              </w:rPr>
            </w:pPr>
            <w:r w:rsidRPr="00495F12">
              <w:rPr>
                <w:sz w:val="17"/>
                <w:szCs w:val="17"/>
              </w:rPr>
              <w:t xml:space="preserve">Omgevingsvergunning </w:t>
            </w:r>
            <w:r w:rsidR="00905E03" w:rsidRPr="00495F12">
              <w:rPr>
                <w:sz w:val="17"/>
                <w:szCs w:val="17"/>
              </w:rPr>
              <w:t>Milieu</w:t>
            </w:r>
            <w:r w:rsidRPr="00495F12">
              <w:rPr>
                <w:sz w:val="17"/>
                <w:szCs w:val="17"/>
              </w:rPr>
              <w:t xml:space="preserve">  (WABO)</w:t>
            </w:r>
            <w:r w:rsidR="00905E03"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00905E0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905E03"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00770AA" w14:textId="77777777" w:rsidR="00340110" w:rsidRPr="00495F12" w:rsidRDefault="00274E15" w:rsidP="00516CE7">
            <w:pPr>
              <w:pStyle w:val="Koptekst"/>
              <w:tabs>
                <w:tab w:val="left" w:pos="3720"/>
                <w:tab w:val="left" w:pos="4145"/>
              </w:tabs>
              <w:rPr>
                <w:sz w:val="17"/>
                <w:szCs w:val="17"/>
              </w:rPr>
            </w:pPr>
            <w:r w:rsidRPr="00495F12">
              <w:rPr>
                <w:sz w:val="17"/>
                <w:szCs w:val="17"/>
              </w:rPr>
              <w:t xml:space="preserve">Milieuaspectenregister </w:t>
            </w:r>
            <w:r w:rsidR="00340110"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00340110"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340110"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879D824" w14:textId="77777777" w:rsidR="00274E15" w:rsidRPr="00495F12" w:rsidRDefault="00274E15" w:rsidP="00516CE7">
            <w:pPr>
              <w:pStyle w:val="Koptekst"/>
              <w:tabs>
                <w:tab w:val="left" w:pos="3720"/>
                <w:tab w:val="left" w:pos="4145"/>
              </w:tabs>
              <w:rPr>
                <w:sz w:val="17"/>
                <w:szCs w:val="17"/>
              </w:rPr>
            </w:pPr>
            <w:r w:rsidRPr="00495F12">
              <w:rPr>
                <w:sz w:val="17"/>
                <w:szCs w:val="17"/>
              </w:rPr>
              <w:t>Anders:</w:t>
            </w:r>
            <w:r w:rsidRPr="00495F12">
              <w:rPr>
                <w:sz w:val="17"/>
                <w:szCs w:val="17"/>
              </w:rPr>
              <w:tab/>
            </w:r>
            <w:r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Pr="00495F12">
              <w:rPr>
                <w:sz w:val="17"/>
                <w:szCs w:val="17"/>
              </w:rPr>
            </w:r>
            <w:r w:rsidRPr="00495F12">
              <w:rPr>
                <w:sz w:val="17"/>
                <w:szCs w:val="17"/>
              </w:rPr>
              <w:fldChar w:fldCharType="separate"/>
            </w:r>
            <w:r w:rsidRPr="00495F12">
              <w:rPr>
                <w:sz w:val="17"/>
                <w:szCs w:val="17"/>
              </w:rPr>
              <w:fldChar w:fldCharType="end"/>
            </w:r>
            <w:r w:rsidRPr="00495F12">
              <w:rPr>
                <w:sz w:val="17"/>
                <w:szCs w:val="17"/>
              </w:rPr>
              <w:tab/>
            </w:r>
            <w:r w:rsidRPr="00495F12">
              <w:rPr>
                <w:sz w:val="17"/>
                <w:szCs w:val="17"/>
              </w:rPr>
              <w:fldChar w:fldCharType="begin">
                <w:ffData>
                  <w:name w:val=""/>
                  <w:enabled/>
                  <w:calcOnExit w:val="0"/>
                  <w:checkBox>
                    <w:sizeAuto/>
                    <w:default w:val="0"/>
                  </w:checkBox>
                </w:ffData>
              </w:fldChar>
            </w:r>
            <w:r w:rsidRPr="00495F12">
              <w:rPr>
                <w:sz w:val="17"/>
                <w:szCs w:val="17"/>
              </w:rPr>
              <w:instrText xml:space="preserve"> FORMCHECKBOX </w:instrText>
            </w:r>
            <w:r w:rsidRPr="00495F12">
              <w:rPr>
                <w:sz w:val="17"/>
                <w:szCs w:val="17"/>
              </w:rPr>
            </w:r>
            <w:r w:rsidRPr="00495F12">
              <w:rPr>
                <w:sz w:val="17"/>
                <w:szCs w:val="17"/>
              </w:rPr>
              <w:fldChar w:fldCharType="separate"/>
            </w:r>
            <w:r w:rsidRPr="00495F12">
              <w:rPr>
                <w:sz w:val="17"/>
                <w:szCs w:val="17"/>
              </w:rPr>
              <w:fldChar w:fldCharType="end"/>
            </w:r>
          </w:p>
        </w:tc>
      </w:tr>
      <w:tr w:rsidR="00340110" w:rsidRPr="007455EA" w14:paraId="32A1A7C1" w14:textId="77777777" w:rsidTr="00340110">
        <w:trPr>
          <w:cantSplit/>
          <w:trHeight w:val="283"/>
        </w:trPr>
        <w:tc>
          <w:tcPr>
            <w:tcW w:w="4961" w:type="dxa"/>
            <w:vMerge w:val="restart"/>
          </w:tcPr>
          <w:p w14:paraId="66E86C6B" w14:textId="77777777" w:rsidR="00340110" w:rsidRPr="00495F12" w:rsidRDefault="00340110" w:rsidP="00340110">
            <w:pPr>
              <w:pStyle w:val="Plattetekst"/>
              <w:tabs>
                <w:tab w:val="left" w:pos="3852"/>
              </w:tabs>
              <w:spacing w:after="40"/>
              <w:rPr>
                <w:sz w:val="17"/>
                <w:szCs w:val="17"/>
              </w:rPr>
            </w:pPr>
            <w:r w:rsidRPr="00495F12">
              <w:rPr>
                <w:b/>
                <w:sz w:val="17"/>
                <w:szCs w:val="17"/>
              </w:rPr>
              <w:t>Heeft de verandering effect op het ontwerp</w:t>
            </w:r>
            <w:r w:rsidRPr="00495F12">
              <w:rPr>
                <w:b/>
                <w:sz w:val="17"/>
                <w:szCs w:val="17"/>
              </w:rPr>
              <w:tab/>
            </w:r>
            <w:r w:rsidRPr="00495F12">
              <w:rPr>
                <w:sz w:val="17"/>
                <w:szCs w:val="17"/>
              </w:rPr>
              <w:t>Ja</w:t>
            </w:r>
            <w:r w:rsidRPr="00495F12">
              <w:rPr>
                <w:sz w:val="17"/>
                <w:szCs w:val="17"/>
              </w:rPr>
              <w:tab/>
              <w:t>Nee</w:t>
            </w:r>
          </w:p>
          <w:p w14:paraId="7D941FFB" w14:textId="77777777" w:rsidR="00340110" w:rsidRPr="00495F12" w:rsidRDefault="00340110" w:rsidP="00340110">
            <w:pPr>
              <w:pStyle w:val="Koptekst"/>
              <w:tabs>
                <w:tab w:val="left" w:pos="3861"/>
                <w:tab w:val="left" w:pos="4286"/>
              </w:tabs>
              <w:rPr>
                <w:sz w:val="17"/>
                <w:szCs w:val="17"/>
              </w:rPr>
            </w:pPr>
            <w:r w:rsidRPr="00495F12">
              <w:rPr>
                <w:sz w:val="17"/>
                <w:szCs w:val="17"/>
              </w:rPr>
              <w:t>Ontwerp druk</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369BDB97" w14:textId="77777777" w:rsidR="00340110" w:rsidRPr="00495F12" w:rsidRDefault="00340110" w:rsidP="00340110">
            <w:pPr>
              <w:pStyle w:val="Koptekst"/>
              <w:tabs>
                <w:tab w:val="left" w:pos="3861"/>
                <w:tab w:val="left" w:pos="4286"/>
              </w:tabs>
              <w:rPr>
                <w:sz w:val="17"/>
                <w:szCs w:val="17"/>
              </w:rPr>
            </w:pPr>
            <w:r w:rsidRPr="00495F12">
              <w:rPr>
                <w:sz w:val="17"/>
                <w:szCs w:val="17"/>
              </w:rPr>
              <w:t>Ontwerp temperatuur</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4440FFE" w14:textId="77777777" w:rsidR="00340110" w:rsidRPr="00495F12" w:rsidRDefault="00340110" w:rsidP="00340110">
            <w:pPr>
              <w:pStyle w:val="Koptekst"/>
              <w:tabs>
                <w:tab w:val="left" w:pos="3861"/>
                <w:tab w:val="left" w:pos="4286"/>
              </w:tabs>
              <w:rPr>
                <w:sz w:val="17"/>
                <w:szCs w:val="17"/>
              </w:rPr>
            </w:pPr>
            <w:r w:rsidRPr="00495F12">
              <w:rPr>
                <w:sz w:val="17"/>
                <w:szCs w:val="17"/>
              </w:rPr>
              <w:t>Ontwerp doorzet</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226387A" w14:textId="77777777" w:rsidR="00340110" w:rsidRPr="00495F12" w:rsidRDefault="00340110" w:rsidP="00340110">
            <w:pPr>
              <w:pStyle w:val="Koptekst"/>
              <w:tabs>
                <w:tab w:val="left" w:pos="3861"/>
                <w:tab w:val="left" w:pos="4286"/>
              </w:tabs>
              <w:rPr>
                <w:sz w:val="17"/>
                <w:szCs w:val="17"/>
              </w:rPr>
            </w:pPr>
            <w:r w:rsidRPr="00495F12">
              <w:rPr>
                <w:sz w:val="17"/>
                <w:szCs w:val="17"/>
              </w:rPr>
              <w:t>Constructie materialen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F515272" w14:textId="77777777" w:rsidR="00340110" w:rsidRPr="00495F12" w:rsidRDefault="00E60F56" w:rsidP="00340110">
            <w:pPr>
              <w:pStyle w:val="Koptekst"/>
              <w:tabs>
                <w:tab w:val="left" w:pos="3861"/>
                <w:tab w:val="left" w:pos="4286"/>
              </w:tabs>
              <w:rPr>
                <w:sz w:val="17"/>
                <w:szCs w:val="17"/>
              </w:rPr>
            </w:pPr>
            <w:r>
              <w:rPr>
                <w:sz w:val="17"/>
                <w:szCs w:val="17"/>
              </w:rPr>
              <w:t>(</w:t>
            </w:r>
            <w:r w:rsidR="00340110" w:rsidRPr="00495F12">
              <w:rPr>
                <w:sz w:val="17"/>
                <w:szCs w:val="17"/>
              </w:rPr>
              <w:t>Tijdelijk</w:t>
            </w:r>
            <w:r w:rsidR="00DC02E2">
              <w:rPr>
                <w:sz w:val="17"/>
                <w:szCs w:val="17"/>
              </w:rPr>
              <w:t>)</w:t>
            </w:r>
            <w:r>
              <w:rPr>
                <w:sz w:val="17"/>
                <w:szCs w:val="17"/>
              </w:rPr>
              <w:t xml:space="preserve"> aanpassing</w:t>
            </w:r>
            <w:r w:rsidR="00DC02E2">
              <w:rPr>
                <w:sz w:val="17"/>
                <w:szCs w:val="17"/>
              </w:rPr>
              <w:t xml:space="preserve"> / nieuw</w:t>
            </w:r>
            <w:r w:rsidR="00340110" w:rsidRPr="00495F12">
              <w:rPr>
                <w:sz w:val="17"/>
                <w:szCs w:val="17"/>
              </w:rPr>
              <w:t xml:space="preserve"> leidingwerk</w:t>
            </w:r>
            <w:r w:rsidR="00340110"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00340110"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00340110"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4DD4CD1C" w14:textId="77777777" w:rsidR="00340110" w:rsidRPr="00495F12" w:rsidRDefault="00340110" w:rsidP="00340110">
            <w:pPr>
              <w:pStyle w:val="Koptekst"/>
              <w:tabs>
                <w:tab w:val="left" w:pos="3861"/>
                <w:tab w:val="left" w:pos="4286"/>
              </w:tabs>
              <w:rPr>
                <w:sz w:val="17"/>
                <w:szCs w:val="17"/>
              </w:rPr>
            </w:pPr>
            <w:r w:rsidRPr="00495F12">
              <w:rPr>
                <w:sz w:val="17"/>
                <w:szCs w:val="17"/>
              </w:rPr>
              <w:t>Brandbaarheid &amp;Giftigheid index (BGI)</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7CD8203" w14:textId="77777777" w:rsidR="00340110" w:rsidRPr="00495F12" w:rsidRDefault="00340110" w:rsidP="003030D3">
            <w:pPr>
              <w:tabs>
                <w:tab w:val="left" w:pos="3861"/>
                <w:tab w:val="left" w:pos="4286"/>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c>
          <w:tcPr>
            <w:tcW w:w="4962" w:type="dxa"/>
            <w:vMerge/>
          </w:tcPr>
          <w:p w14:paraId="22019AF0" w14:textId="77777777" w:rsidR="00340110" w:rsidRPr="00495F12" w:rsidRDefault="00340110" w:rsidP="00340110">
            <w:pPr>
              <w:rPr>
                <w:sz w:val="17"/>
                <w:szCs w:val="17"/>
              </w:rPr>
            </w:pPr>
          </w:p>
        </w:tc>
      </w:tr>
      <w:tr w:rsidR="00340110" w14:paraId="53A56556" w14:textId="77777777" w:rsidTr="0085186E">
        <w:trPr>
          <w:cantSplit/>
          <w:trHeight w:val="930"/>
        </w:trPr>
        <w:tc>
          <w:tcPr>
            <w:tcW w:w="4961" w:type="dxa"/>
            <w:vMerge/>
          </w:tcPr>
          <w:p w14:paraId="7EAD6449" w14:textId="77777777" w:rsidR="00340110" w:rsidRPr="00495F12" w:rsidRDefault="00340110" w:rsidP="00340110">
            <w:pPr>
              <w:pStyle w:val="Koptekst"/>
              <w:tabs>
                <w:tab w:val="left" w:pos="3720"/>
                <w:tab w:val="left" w:pos="4145"/>
              </w:tabs>
              <w:rPr>
                <w:sz w:val="17"/>
                <w:szCs w:val="17"/>
              </w:rPr>
            </w:pPr>
          </w:p>
        </w:tc>
        <w:tc>
          <w:tcPr>
            <w:tcW w:w="4962" w:type="dxa"/>
            <w:vMerge w:val="restart"/>
          </w:tcPr>
          <w:p w14:paraId="5CED482B" w14:textId="77777777" w:rsidR="00340110" w:rsidRPr="00495F12" w:rsidRDefault="00340110" w:rsidP="00340110">
            <w:pPr>
              <w:pStyle w:val="Plattetekst"/>
              <w:spacing w:after="40"/>
              <w:rPr>
                <w:b/>
                <w:sz w:val="17"/>
                <w:szCs w:val="17"/>
              </w:rPr>
            </w:pPr>
            <w:r w:rsidRPr="00495F12">
              <w:rPr>
                <w:b/>
                <w:sz w:val="17"/>
                <w:szCs w:val="17"/>
              </w:rPr>
              <w:t>Heeft de verandering gevolgen voor procedures etc.:</w:t>
            </w:r>
          </w:p>
          <w:p w14:paraId="15F67902" w14:textId="77777777" w:rsidR="00340110" w:rsidRPr="00495F12" w:rsidRDefault="00340110" w:rsidP="00340110">
            <w:pPr>
              <w:pStyle w:val="Koptekst"/>
              <w:tabs>
                <w:tab w:val="left" w:pos="3720"/>
                <w:tab w:val="left" w:pos="4145"/>
              </w:tabs>
              <w:rPr>
                <w:sz w:val="17"/>
                <w:szCs w:val="17"/>
              </w:rPr>
            </w:pPr>
            <w:r w:rsidRPr="00495F12">
              <w:rPr>
                <w:sz w:val="17"/>
                <w:szCs w:val="17"/>
              </w:rPr>
              <w:tab/>
              <w:t>Ja</w:t>
            </w:r>
            <w:r w:rsidRPr="00495F12">
              <w:rPr>
                <w:sz w:val="17"/>
                <w:szCs w:val="17"/>
              </w:rPr>
              <w:tab/>
              <w:t>Nee</w:t>
            </w:r>
          </w:p>
          <w:p w14:paraId="2B8CFDF8" w14:textId="77777777" w:rsidR="00340110" w:rsidRPr="00495F12" w:rsidRDefault="00340110" w:rsidP="00340110">
            <w:pPr>
              <w:pStyle w:val="Koptekst"/>
              <w:tabs>
                <w:tab w:val="left" w:pos="3720"/>
                <w:tab w:val="left" w:pos="4145"/>
              </w:tabs>
              <w:rPr>
                <w:sz w:val="17"/>
                <w:szCs w:val="17"/>
              </w:rPr>
            </w:pPr>
            <w:r w:rsidRPr="00495F12">
              <w:rPr>
                <w:sz w:val="17"/>
                <w:szCs w:val="17"/>
              </w:rPr>
              <w:t>Lijst van actieve documenten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AF7EE6E" w14:textId="77777777" w:rsidR="00340110" w:rsidRPr="00495F12" w:rsidRDefault="00340110" w:rsidP="00340110">
            <w:pPr>
              <w:pStyle w:val="Koptekst"/>
              <w:tabs>
                <w:tab w:val="left" w:pos="3720"/>
                <w:tab w:val="left" w:pos="4145"/>
              </w:tabs>
              <w:rPr>
                <w:sz w:val="17"/>
                <w:szCs w:val="17"/>
              </w:rPr>
            </w:pPr>
            <w:r w:rsidRPr="00495F12">
              <w:rPr>
                <w:sz w:val="17"/>
                <w:szCs w:val="17"/>
              </w:rPr>
              <w:t>Handleidingen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482DBE8" w14:textId="77777777" w:rsidR="00340110" w:rsidRPr="00495F12" w:rsidRDefault="00340110" w:rsidP="00340110">
            <w:pPr>
              <w:pStyle w:val="Koptekst"/>
              <w:tabs>
                <w:tab w:val="left" w:pos="3720"/>
                <w:tab w:val="left" w:pos="4145"/>
              </w:tabs>
              <w:rPr>
                <w:sz w:val="17"/>
                <w:szCs w:val="17"/>
              </w:rPr>
            </w:pPr>
            <w:r w:rsidRPr="00495F12">
              <w:rPr>
                <w:sz w:val="17"/>
                <w:szCs w:val="17"/>
              </w:rPr>
              <w:t>Inspecties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B3B4D57" w14:textId="77777777" w:rsidR="00340110" w:rsidRPr="00495F12" w:rsidRDefault="00340110" w:rsidP="00340110">
            <w:pPr>
              <w:pStyle w:val="Koptekst"/>
              <w:tabs>
                <w:tab w:val="left" w:pos="3720"/>
                <w:tab w:val="left" w:pos="4145"/>
              </w:tabs>
              <w:rPr>
                <w:sz w:val="17"/>
                <w:szCs w:val="17"/>
              </w:rPr>
            </w:pPr>
            <w:r w:rsidRPr="00495F12">
              <w:rPr>
                <w:sz w:val="17"/>
                <w:szCs w:val="17"/>
              </w:rPr>
              <w:t>Noodprocedures (technisch of chemisch)</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D12D867" w14:textId="77777777" w:rsidR="00340110" w:rsidRPr="00495F12" w:rsidRDefault="00340110" w:rsidP="00340110">
            <w:pPr>
              <w:pStyle w:val="Koptekst"/>
              <w:tabs>
                <w:tab w:val="left" w:pos="3720"/>
                <w:tab w:val="left" w:pos="4145"/>
              </w:tabs>
              <w:rPr>
                <w:sz w:val="17"/>
                <w:szCs w:val="17"/>
              </w:rPr>
            </w:pPr>
            <w:r w:rsidRPr="00495F12">
              <w:rPr>
                <w:sz w:val="17"/>
                <w:szCs w:val="17"/>
              </w:rPr>
              <w:t>Start-up procedure</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7049A12" w14:textId="77777777" w:rsidR="00340110" w:rsidRPr="00495F12" w:rsidRDefault="00340110" w:rsidP="00340110">
            <w:pPr>
              <w:pStyle w:val="Koptekst"/>
              <w:tabs>
                <w:tab w:val="left" w:pos="2394"/>
                <w:tab w:val="left" w:pos="3720"/>
                <w:tab w:val="left" w:pos="4145"/>
              </w:tabs>
              <w:rPr>
                <w:sz w:val="17"/>
                <w:szCs w:val="17"/>
              </w:rPr>
            </w:pPr>
            <w:r w:rsidRPr="00495F12">
              <w:rPr>
                <w:sz w:val="17"/>
                <w:szCs w:val="17"/>
              </w:rPr>
              <w:t>Training en onderricht</w:t>
            </w:r>
            <w:r w:rsidRPr="00495F12">
              <w:rPr>
                <w:sz w:val="17"/>
                <w:szCs w:val="17"/>
              </w:rPr>
              <w:tab/>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6977648" w14:textId="77777777" w:rsidR="00340110" w:rsidRPr="00495F12" w:rsidRDefault="00340110" w:rsidP="00340110">
            <w:pPr>
              <w:pStyle w:val="Koptekst"/>
              <w:tabs>
                <w:tab w:val="left" w:pos="2394"/>
                <w:tab w:val="left" w:pos="3720"/>
                <w:tab w:val="left" w:pos="4145"/>
              </w:tabs>
              <w:rPr>
                <w:sz w:val="17"/>
                <w:szCs w:val="17"/>
              </w:rPr>
            </w:pPr>
            <w:r w:rsidRPr="00495F12">
              <w:rPr>
                <w:sz w:val="17"/>
                <w:szCs w:val="17"/>
              </w:rPr>
              <w:t>Bedrijfsnoodorganisatie:</w:t>
            </w:r>
            <w:r w:rsidRPr="00495F12">
              <w:rPr>
                <w:sz w:val="17"/>
                <w:szCs w:val="17"/>
              </w:rPr>
              <w:tab/>
              <w:t xml:space="preserve">Preparatie </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BA1AEE1" w14:textId="77777777" w:rsidR="00340110" w:rsidRPr="00495F12" w:rsidRDefault="00340110" w:rsidP="00340110">
            <w:pPr>
              <w:pStyle w:val="Koptekst"/>
              <w:tabs>
                <w:tab w:val="left" w:pos="2394"/>
                <w:tab w:val="left" w:pos="3720"/>
                <w:tab w:val="left" w:pos="4145"/>
              </w:tabs>
              <w:rPr>
                <w:sz w:val="17"/>
                <w:szCs w:val="17"/>
              </w:rPr>
            </w:pPr>
            <w:r w:rsidRPr="00495F12">
              <w:rPr>
                <w:sz w:val="17"/>
                <w:szCs w:val="17"/>
              </w:rPr>
              <w:tab/>
              <w:t>Repressie</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4BEB7FD" w14:textId="77777777" w:rsidR="00340110" w:rsidRPr="00495F12" w:rsidRDefault="00340110" w:rsidP="00516CE7">
            <w:pPr>
              <w:pStyle w:val="Koptekst"/>
              <w:tabs>
                <w:tab w:val="left" w:pos="3720"/>
                <w:tab w:val="left" w:pos="4145"/>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r>
      <w:tr w:rsidR="0085186E" w14:paraId="40E9342E" w14:textId="77777777" w:rsidTr="00340110">
        <w:trPr>
          <w:cantSplit/>
          <w:trHeight w:val="617"/>
        </w:trPr>
        <w:tc>
          <w:tcPr>
            <w:tcW w:w="4961" w:type="dxa"/>
          </w:tcPr>
          <w:p w14:paraId="0B2D7AF9" w14:textId="77777777" w:rsidR="00005A18" w:rsidRPr="00495F12" w:rsidRDefault="00005A18" w:rsidP="00005A18">
            <w:pPr>
              <w:pStyle w:val="Plattetekst"/>
              <w:tabs>
                <w:tab w:val="left" w:pos="3852"/>
              </w:tabs>
              <w:spacing w:after="40"/>
              <w:rPr>
                <w:sz w:val="17"/>
                <w:szCs w:val="17"/>
              </w:rPr>
            </w:pPr>
            <w:r w:rsidRPr="00495F12">
              <w:rPr>
                <w:b/>
                <w:sz w:val="17"/>
                <w:szCs w:val="17"/>
              </w:rPr>
              <w:t>Gebouw / bijgebouw</w:t>
            </w:r>
            <w:r w:rsidRPr="00495F12">
              <w:rPr>
                <w:b/>
                <w:sz w:val="17"/>
                <w:szCs w:val="17"/>
              </w:rPr>
              <w:tab/>
            </w:r>
            <w:r w:rsidRPr="00495F12">
              <w:rPr>
                <w:sz w:val="17"/>
                <w:szCs w:val="17"/>
              </w:rPr>
              <w:t>Ja</w:t>
            </w:r>
            <w:r w:rsidRPr="00495F12">
              <w:rPr>
                <w:sz w:val="17"/>
                <w:szCs w:val="17"/>
              </w:rPr>
              <w:tab/>
              <w:t>Nee</w:t>
            </w:r>
          </w:p>
          <w:p w14:paraId="6AD3570E" w14:textId="77777777" w:rsidR="0085186E" w:rsidRPr="00495F12" w:rsidRDefault="004E044E" w:rsidP="00005A18">
            <w:pPr>
              <w:pStyle w:val="Koptekst"/>
              <w:tabs>
                <w:tab w:val="left" w:pos="3882"/>
                <w:tab w:val="left" w:pos="4287"/>
              </w:tabs>
              <w:rPr>
                <w:sz w:val="17"/>
                <w:szCs w:val="17"/>
              </w:rPr>
            </w:pPr>
            <w:r w:rsidRPr="00495F12">
              <w:rPr>
                <w:sz w:val="17"/>
                <w:szCs w:val="17"/>
              </w:rPr>
              <w:t>Nieuw/w</w:t>
            </w:r>
            <w:r w:rsidR="0085186E" w:rsidRPr="00495F12">
              <w:rPr>
                <w:sz w:val="17"/>
                <w:szCs w:val="17"/>
              </w:rPr>
              <w:t xml:space="preserve">ijziging </w:t>
            </w:r>
            <w:r w:rsidRPr="00495F12">
              <w:rPr>
                <w:sz w:val="17"/>
                <w:szCs w:val="17"/>
              </w:rPr>
              <w:t>omgevings</w:t>
            </w:r>
            <w:r w:rsidR="00005A18" w:rsidRPr="00495F12">
              <w:rPr>
                <w:sz w:val="17"/>
                <w:szCs w:val="17"/>
              </w:rPr>
              <w:t>vergunning</w:t>
            </w:r>
            <w:r w:rsidRPr="00495F12">
              <w:rPr>
                <w:sz w:val="17"/>
                <w:szCs w:val="17"/>
              </w:rPr>
              <w:t xml:space="preserve"> (WABO)</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48BFA18E" w14:textId="77777777" w:rsidR="00005A18" w:rsidRPr="00495F12" w:rsidRDefault="00005A18" w:rsidP="00005A18">
            <w:pPr>
              <w:pStyle w:val="Koptekst"/>
              <w:tabs>
                <w:tab w:val="left" w:pos="3882"/>
                <w:tab w:val="left" w:pos="4287"/>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c>
          <w:tcPr>
            <w:tcW w:w="4962" w:type="dxa"/>
            <w:vMerge/>
          </w:tcPr>
          <w:p w14:paraId="7AA5ACF5" w14:textId="77777777" w:rsidR="0085186E" w:rsidRPr="00495F12" w:rsidRDefault="0085186E" w:rsidP="00340110">
            <w:pPr>
              <w:pStyle w:val="Plattetekst"/>
              <w:spacing w:after="40"/>
              <w:rPr>
                <w:b/>
                <w:sz w:val="17"/>
                <w:szCs w:val="17"/>
              </w:rPr>
            </w:pPr>
          </w:p>
        </w:tc>
      </w:tr>
      <w:tr w:rsidR="00340110" w14:paraId="1FF81FBB" w14:textId="77777777" w:rsidTr="00340110">
        <w:trPr>
          <w:cantSplit/>
          <w:trHeight w:val="483"/>
        </w:trPr>
        <w:tc>
          <w:tcPr>
            <w:tcW w:w="4961" w:type="dxa"/>
            <w:vMerge w:val="restart"/>
          </w:tcPr>
          <w:p w14:paraId="4D83A83E" w14:textId="77777777" w:rsidR="00340110" w:rsidRPr="00495F12" w:rsidRDefault="00340110" w:rsidP="00340110">
            <w:pPr>
              <w:pStyle w:val="Plattetekst"/>
              <w:tabs>
                <w:tab w:val="left" w:pos="3861"/>
              </w:tabs>
              <w:spacing w:after="40"/>
              <w:rPr>
                <w:sz w:val="17"/>
                <w:szCs w:val="17"/>
              </w:rPr>
            </w:pPr>
            <w:r w:rsidRPr="00495F12">
              <w:rPr>
                <w:b/>
                <w:sz w:val="17"/>
                <w:szCs w:val="17"/>
              </w:rPr>
              <w:t>Heeft de verandering invloed op mechanische of  instrumentele alarmeringen of beveiligingen:</w:t>
            </w:r>
            <w:r w:rsidRPr="00495F12">
              <w:rPr>
                <w:b/>
                <w:sz w:val="17"/>
                <w:szCs w:val="17"/>
              </w:rPr>
              <w:tab/>
            </w:r>
            <w:r w:rsidRPr="00495F12">
              <w:rPr>
                <w:sz w:val="17"/>
                <w:szCs w:val="17"/>
              </w:rPr>
              <w:t>Ja</w:t>
            </w:r>
            <w:r w:rsidRPr="00495F12">
              <w:rPr>
                <w:sz w:val="17"/>
                <w:szCs w:val="17"/>
              </w:rPr>
              <w:tab/>
              <w:t>Nee</w:t>
            </w:r>
          </w:p>
          <w:p w14:paraId="4EDA4311" w14:textId="77777777" w:rsidR="00340110" w:rsidRPr="00495F12" w:rsidRDefault="00340110" w:rsidP="00340110">
            <w:pPr>
              <w:pStyle w:val="Koptekst"/>
              <w:tabs>
                <w:tab w:val="left" w:pos="3861"/>
                <w:tab w:val="left" w:pos="4286"/>
              </w:tabs>
              <w:rPr>
                <w:sz w:val="17"/>
                <w:szCs w:val="17"/>
              </w:rPr>
            </w:pPr>
            <w:r w:rsidRPr="00495F12">
              <w:rPr>
                <w:sz w:val="17"/>
                <w:szCs w:val="17"/>
              </w:rPr>
              <w:t>Instrument ranges/instellingen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64BB646" w14:textId="77777777" w:rsidR="00340110" w:rsidRPr="00495F12" w:rsidRDefault="00340110" w:rsidP="00340110">
            <w:pPr>
              <w:pStyle w:val="Koptekst"/>
              <w:tabs>
                <w:tab w:val="left" w:pos="3861"/>
                <w:tab w:val="left" w:pos="4286"/>
              </w:tabs>
              <w:rPr>
                <w:sz w:val="17"/>
                <w:szCs w:val="17"/>
              </w:rPr>
            </w:pPr>
            <w:r w:rsidRPr="00495F12">
              <w:rPr>
                <w:sz w:val="17"/>
                <w:szCs w:val="17"/>
              </w:rPr>
              <w:t>Lokale alarm</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419C5FC4" w14:textId="77777777" w:rsidR="00340110" w:rsidRPr="00495F12" w:rsidRDefault="00340110" w:rsidP="00340110">
            <w:pPr>
              <w:pStyle w:val="Koptekst"/>
              <w:tabs>
                <w:tab w:val="left" w:pos="3861"/>
                <w:tab w:val="left" w:pos="4286"/>
              </w:tabs>
              <w:rPr>
                <w:sz w:val="17"/>
                <w:szCs w:val="17"/>
              </w:rPr>
            </w:pPr>
            <w:r w:rsidRPr="00495F12">
              <w:rPr>
                <w:sz w:val="17"/>
                <w:szCs w:val="17"/>
              </w:rPr>
              <w:t>Trip/alarm instellingen</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712AEDB" w14:textId="77777777" w:rsidR="00340110" w:rsidRPr="00495F12" w:rsidRDefault="00340110" w:rsidP="00340110">
            <w:pPr>
              <w:pStyle w:val="Koptekst"/>
              <w:tabs>
                <w:tab w:val="left" w:pos="3861"/>
                <w:tab w:val="left" w:pos="4286"/>
              </w:tabs>
              <w:rPr>
                <w:sz w:val="17"/>
                <w:szCs w:val="17"/>
              </w:rPr>
            </w:pPr>
            <w:r w:rsidRPr="00495F12">
              <w:rPr>
                <w:sz w:val="17"/>
                <w:szCs w:val="17"/>
              </w:rPr>
              <w:t>Hardware matige trips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12CADA6F" w14:textId="77777777" w:rsidR="00340110" w:rsidRPr="00495F12" w:rsidRDefault="00340110" w:rsidP="00340110">
            <w:pPr>
              <w:pStyle w:val="Koptekst"/>
              <w:tabs>
                <w:tab w:val="left" w:pos="3861"/>
                <w:tab w:val="left" w:pos="4286"/>
              </w:tabs>
              <w:rPr>
                <w:sz w:val="17"/>
                <w:szCs w:val="17"/>
                <w:lang w:val="en-US"/>
              </w:rPr>
            </w:pPr>
            <w:r w:rsidRPr="00495F12">
              <w:rPr>
                <w:sz w:val="17"/>
                <w:szCs w:val="17"/>
                <w:lang w:val="en-US"/>
              </w:rPr>
              <w:t>PLC software</w:t>
            </w:r>
            <w:r w:rsidRPr="00495F12">
              <w:rPr>
                <w:sz w:val="17"/>
                <w:szCs w:val="17"/>
                <w:lang w:val="en-US"/>
              </w:rPr>
              <w:tab/>
            </w:r>
            <w:r w:rsidR="002A0912" w:rsidRPr="00495F12">
              <w:rPr>
                <w:sz w:val="17"/>
                <w:szCs w:val="17"/>
              </w:rPr>
              <w:fldChar w:fldCharType="begin">
                <w:ffData>
                  <w:name w:val="Check6"/>
                  <w:enabled/>
                  <w:calcOnExit w:val="0"/>
                  <w:checkBox>
                    <w:sizeAuto/>
                    <w:default w:val="0"/>
                  </w:checkBox>
                </w:ffData>
              </w:fldChar>
            </w:r>
            <w:r w:rsidRPr="00495F12">
              <w:rPr>
                <w:sz w:val="17"/>
                <w:szCs w:val="17"/>
                <w:lang w:val="en-US"/>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lang w:val="en-US"/>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lang w:val="en-US"/>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B2A83C2" w14:textId="77777777" w:rsidR="00340110" w:rsidRPr="00495F12" w:rsidRDefault="00340110" w:rsidP="00340110">
            <w:pPr>
              <w:pStyle w:val="Koptekst"/>
              <w:tabs>
                <w:tab w:val="left" w:pos="3861"/>
                <w:tab w:val="left" w:pos="4286"/>
              </w:tabs>
              <w:rPr>
                <w:sz w:val="17"/>
                <w:szCs w:val="17"/>
                <w:lang w:val="en-US"/>
              </w:rPr>
            </w:pPr>
            <w:r w:rsidRPr="00495F12">
              <w:rPr>
                <w:sz w:val="17"/>
                <w:szCs w:val="17"/>
                <w:lang w:val="en-US"/>
              </w:rPr>
              <w:t>Process Control software</w:t>
            </w:r>
            <w:r w:rsidRPr="00495F12">
              <w:rPr>
                <w:sz w:val="17"/>
                <w:szCs w:val="17"/>
                <w:lang w:val="en-US"/>
              </w:rPr>
              <w:tab/>
            </w:r>
            <w:r w:rsidR="002A0912" w:rsidRPr="00495F12">
              <w:rPr>
                <w:sz w:val="17"/>
                <w:szCs w:val="17"/>
              </w:rPr>
              <w:fldChar w:fldCharType="begin">
                <w:ffData>
                  <w:name w:val="Check6"/>
                  <w:enabled/>
                  <w:calcOnExit w:val="0"/>
                  <w:checkBox>
                    <w:sizeAuto/>
                    <w:default w:val="0"/>
                  </w:checkBox>
                </w:ffData>
              </w:fldChar>
            </w:r>
            <w:r w:rsidRPr="00495F12">
              <w:rPr>
                <w:sz w:val="17"/>
                <w:szCs w:val="17"/>
                <w:lang w:val="en-US"/>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lang w:val="en-US"/>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lang w:val="en-US"/>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790D5C20" w14:textId="77777777" w:rsidR="00340110" w:rsidRPr="00495F12" w:rsidRDefault="00340110" w:rsidP="003030D3">
            <w:pPr>
              <w:tabs>
                <w:tab w:val="left" w:pos="3861"/>
                <w:tab w:val="left" w:pos="4286"/>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3030D3"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c>
          <w:tcPr>
            <w:tcW w:w="4962" w:type="dxa"/>
            <w:vMerge/>
          </w:tcPr>
          <w:p w14:paraId="10942FBD" w14:textId="77777777" w:rsidR="00340110" w:rsidRPr="00495F12" w:rsidRDefault="00340110" w:rsidP="00340110">
            <w:pPr>
              <w:rPr>
                <w:sz w:val="17"/>
                <w:szCs w:val="17"/>
              </w:rPr>
            </w:pPr>
          </w:p>
        </w:tc>
      </w:tr>
      <w:tr w:rsidR="00340110" w14:paraId="267EAC9B" w14:textId="77777777" w:rsidTr="00340110">
        <w:trPr>
          <w:cantSplit/>
          <w:trHeight w:val="1320"/>
        </w:trPr>
        <w:tc>
          <w:tcPr>
            <w:tcW w:w="4961" w:type="dxa"/>
            <w:vMerge/>
          </w:tcPr>
          <w:p w14:paraId="0CE61A02" w14:textId="77777777" w:rsidR="00340110" w:rsidRPr="00495F12" w:rsidRDefault="00340110" w:rsidP="00340110">
            <w:pPr>
              <w:pStyle w:val="Plattetekst"/>
              <w:rPr>
                <w:sz w:val="17"/>
                <w:szCs w:val="17"/>
              </w:rPr>
            </w:pPr>
          </w:p>
        </w:tc>
        <w:tc>
          <w:tcPr>
            <w:tcW w:w="4962" w:type="dxa"/>
          </w:tcPr>
          <w:p w14:paraId="728086BB" w14:textId="77777777" w:rsidR="00340110" w:rsidRPr="00495F12" w:rsidRDefault="00340110" w:rsidP="00340110">
            <w:pPr>
              <w:pStyle w:val="Plattetekst"/>
              <w:tabs>
                <w:tab w:val="left" w:pos="3720"/>
              </w:tabs>
              <w:spacing w:after="40"/>
              <w:rPr>
                <w:sz w:val="17"/>
                <w:szCs w:val="17"/>
              </w:rPr>
            </w:pPr>
            <w:r w:rsidRPr="00495F12">
              <w:rPr>
                <w:b/>
                <w:sz w:val="17"/>
                <w:szCs w:val="17"/>
              </w:rPr>
              <w:t>Heeft de verandering effect op kwaliteit:</w:t>
            </w:r>
            <w:r w:rsidRPr="00495F12">
              <w:rPr>
                <w:sz w:val="17"/>
                <w:szCs w:val="17"/>
              </w:rPr>
              <w:tab/>
              <w:t>Ja</w:t>
            </w:r>
            <w:r w:rsidRPr="00495F12">
              <w:rPr>
                <w:sz w:val="17"/>
                <w:szCs w:val="17"/>
              </w:rPr>
              <w:tab/>
              <w:t>Nee</w:t>
            </w:r>
          </w:p>
          <w:p w14:paraId="47BDA321" w14:textId="77777777" w:rsidR="00340110" w:rsidRPr="00495F12" w:rsidRDefault="00340110" w:rsidP="00340110">
            <w:pPr>
              <w:pStyle w:val="Koptekst"/>
              <w:tabs>
                <w:tab w:val="left" w:pos="3720"/>
                <w:tab w:val="left" w:pos="4145"/>
              </w:tabs>
              <w:rPr>
                <w:sz w:val="17"/>
                <w:szCs w:val="17"/>
              </w:rPr>
            </w:pPr>
            <w:r w:rsidRPr="00495F12">
              <w:rPr>
                <w:sz w:val="17"/>
                <w:szCs w:val="17"/>
              </w:rPr>
              <w:t>Product kwaliteit</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5127F1BE" w14:textId="77777777" w:rsidR="00340110" w:rsidRPr="00495F12" w:rsidRDefault="00340110" w:rsidP="00340110">
            <w:pPr>
              <w:pStyle w:val="Koptekst"/>
              <w:tabs>
                <w:tab w:val="left" w:pos="3720"/>
                <w:tab w:val="left" w:pos="4145"/>
              </w:tabs>
              <w:rPr>
                <w:sz w:val="17"/>
                <w:szCs w:val="17"/>
              </w:rPr>
            </w:pPr>
            <w:r w:rsidRPr="00495F12">
              <w:rPr>
                <w:sz w:val="17"/>
                <w:szCs w:val="17"/>
              </w:rPr>
              <w:t>Product specificaties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471EE2D" w14:textId="77777777" w:rsidR="00340110" w:rsidRPr="00495F12" w:rsidRDefault="00340110" w:rsidP="00340110">
            <w:pPr>
              <w:pStyle w:val="Koptekst"/>
              <w:tabs>
                <w:tab w:val="left" w:pos="3720"/>
                <w:tab w:val="left" w:pos="4145"/>
              </w:tabs>
              <w:rPr>
                <w:sz w:val="17"/>
                <w:szCs w:val="17"/>
              </w:rPr>
            </w:pPr>
            <w:r w:rsidRPr="00495F12">
              <w:rPr>
                <w:sz w:val="17"/>
                <w:szCs w:val="17"/>
              </w:rPr>
              <w:t>Analyse methodes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21CAFA42" w14:textId="77777777" w:rsidR="00340110" w:rsidRPr="00495F12" w:rsidRDefault="00340110" w:rsidP="00340110">
            <w:pPr>
              <w:pStyle w:val="Koptekst"/>
              <w:tabs>
                <w:tab w:val="left" w:pos="3720"/>
                <w:tab w:val="left" w:pos="4145"/>
              </w:tabs>
              <w:rPr>
                <w:sz w:val="17"/>
                <w:szCs w:val="17"/>
              </w:rPr>
            </w:pPr>
            <w:r w:rsidRPr="00495F12">
              <w:rPr>
                <w:sz w:val="17"/>
                <w:szCs w:val="17"/>
              </w:rPr>
              <w:t>Voedselveiligheid (BRC/HACCP)</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02EF7B84" w14:textId="77777777" w:rsidR="00340110" w:rsidRPr="00495F12" w:rsidRDefault="00340110" w:rsidP="00340110">
            <w:pPr>
              <w:pStyle w:val="Koptekst"/>
              <w:tabs>
                <w:tab w:val="left" w:pos="3720"/>
                <w:tab w:val="left" w:pos="4145"/>
              </w:tabs>
              <w:rPr>
                <w:sz w:val="17"/>
                <w:szCs w:val="17"/>
              </w:rPr>
            </w:pPr>
            <w:r w:rsidRPr="00495F12">
              <w:rPr>
                <w:sz w:val="17"/>
                <w:szCs w:val="17"/>
              </w:rPr>
              <w:t xml:space="preserve">Medische hulpmiddelen/cosmetica  </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p w14:paraId="386219A5" w14:textId="77777777" w:rsidR="00340110" w:rsidRPr="00495F12" w:rsidRDefault="00340110" w:rsidP="00516CE7">
            <w:pPr>
              <w:pStyle w:val="Koptekst"/>
              <w:tabs>
                <w:tab w:val="left" w:pos="3720"/>
                <w:tab w:val="left" w:pos="4145"/>
              </w:tabs>
              <w:rPr>
                <w:sz w:val="17"/>
                <w:szCs w:val="17"/>
              </w:rPr>
            </w:pPr>
            <w:r w:rsidRPr="00495F12">
              <w:rPr>
                <w:sz w:val="17"/>
                <w:szCs w:val="17"/>
              </w:rPr>
              <w:t>Anders:</w:t>
            </w:r>
            <w:r w:rsidRPr="00495F12">
              <w:rPr>
                <w:sz w:val="17"/>
                <w:szCs w:val="17"/>
              </w:rPr>
              <w:tab/>
            </w:r>
            <w:r w:rsidR="002A0912" w:rsidRPr="00495F12">
              <w:rPr>
                <w:sz w:val="17"/>
                <w:szCs w:val="17"/>
              </w:rPr>
              <w:fldChar w:fldCharType="begin">
                <w:ffData>
                  <w:name w:val="Check6"/>
                  <w:enabled/>
                  <w:calcOnExit w:val="0"/>
                  <w:checkBox>
                    <w:sizeAuto/>
                    <w:default w:val="0"/>
                  </w:checkBox>
                </w:ffData>
              </w:fldChar>
            </w:r>
            <w:r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r w:rsidRPr="00495F12">
              <w:rPr>
                <w:sz w:val="17"/>
                <w:szCs w:val="17"/>
              </w:rPr>
              <w:tab/>
            </w:r>
            <w:r w:rsidR="002A0912" w:rsidRPr="00495F12">
              <w:rPr>
                <w:sz w:val="17"/>
                <w:szCs w:val="17"/>
              </w:rPr>
              <w:fldChar w:fldCharType="begin">
                <w:ffData>
                  <w:name w:val=""/>
                  <w:enabled/>
                  <w:calcOnExit w:val="0"/>
                  <w:checkBox>
                    <w:sizeAuto/>
                    <w:default w:val="0"/>
                  </w:checkBox>
                </w:ffData>
              </w:fldChar>
            </w:r>
            <w:r w:rsidR="00516CE7" w:rsidRPr="00495F12">
              <w:rPr>
                <w:sz w:val="17"/>
                <w:szCs w:val="17"/>
              </w:rPr>
              <w:instrText xml:space="preserve"> FORMCHECKBOX </w:instrText>
            </w:r>
            <w:r w:rsidR="002A0912" w:rsidRPr="00495F12">
              <w:rPr>
                <w:sz w:val="17"/>
                <w:szCs w:val="17"/>
              </w:rPr>
            </w:r>
            <w:r w:rsidR="002A0912" w:rsidRPr="00495F12">
              <w:rPr>
                <w:sz w:val="17"/>
                <w:szCs w:val="17"/>
              </w:rPr>
              <w:fldChar w:fldCharType="separate"/>
            </w:r>
            <w:r w:rsidR="002A0912" w:rsidRPr="00495F12">
              <w:rPr>
                <w:sz w:val="17"/>
                <w:szCs w:val="17"/>
              </w:rPr>
              <w:fldChar w:fldCharType="end"/>
            </w:r>
          </w:p>
        </w:tc>
      </w:tr>
      <w:tr w:rsidR="00340110" w14:paraId="7D060F8C" w14:textId="77777777" w:rsidTr="00943288">
        <w:trPr>
          <w:cantSplit/>
          <w:trHeight w:val="4307"/>
        </w:trPr>
        <w:tc>
          <w:tcPr>
            <w:tcW w:w="4961" w:type="dxa"/>
          </w:tcPr>
          <w:p w14:paraId="64B082BC" w14:textId="77777777" w:rsidR="00943288" w:rsidRPr="00495F12" w:rsidRDefault="00340110" w:rsidP="00943288">
            <w:pPr>
              <w:pStyle w:val="Plattetekst"/>
              <w:tabs>
                <w:tab w:val="left" w:pos="3861"/>
              </w:tabs>
              <w:rPr>
                <w:rFonts w:cs="Arial"/>
                <w:sz w:val="17"/>
                <w:szCs w:val="17"/>
              </w:rPr>
            </w:pPr>
            <w:r w:rsidRPr="00495F12">
              <w:rPr>
                <w:rFonts w:cs="Arial"/>
                <w:b/>
                <w:sz w:val="17"/>
                <w:szCs w:val="17"/>
              </w:rPr>
              <w:t>P172-2 Checklijst 1</w:t>
            </w:r>
            <w:r w:rsidR="0024082E" w:rsidRPr="00495F12">
              <w:rPr>
                <w:rFonts w:cs="Arial"/>
                <w:b/>
                <w:sz w:val="17"/>
                <w:szCs w:val="17"/>
              </w:rPr>
              <w:t xml:space="preserve">: </w:t>
            </w:r>
            <w:r w:rsidR="0024082E" w:rsidRPr="00495F12">
              <w:rPr>
                <w:rFonts w:cs="Arial"/>
                <w:sz w:val="17"/>
                <w:szCs w:val="17"/>
              </w:rPr>
              <w:t xml:space="preserve">Leidt de wijziging tot een </w:t>
            </w:r>
            <w:r w:rsidR="0024082E" w:rsidRPr="00495F12">
              <w:rPr>
                <w:rFonts w:cs="Arial"/>
                <w:b/>
                <w:sz w:val="17"/>
                <w:szCs w:val="17"/>
              </w:rPr>
              <w:t>ander</w:t>
            </w:r>
            <w:r w:rsidR="00720648" w:rsidRPr="00495F12">
              <w:rPr>
                <w:rFonts w:cs="Arial"/>
                <w:sz w:val="17"/>
                <w:szCs w:val="17"/>
              </w:rPr>
              <w:t xml:space="preserve"> (hoger)</w:t>
            </w:r>
            <w:r w:rsidR="0024082E" w:rsidRPr="00495F12">
              <w:rPr>
                <w:rFonts w:cs="Arial"/>
                <w:sz w:val="17"/>
                <w:szCs w:val="17"/>
              </w:rPr>
              <w:t xml:space="preserve"> risico van de algemene oorzaken</w:t>
            </w:r>
            <w:r w:rsidR="005A6179" w:rsidRPr="00495F12">
              <w:rPr>
                <w:rFonts w:cs="Arial"/>
                <w:sz w:val="17"/>
                <w:szCs w:val="17"/>
              </w:rPr>
              <w:t>,</w:t>
            </w:r>
            <w:r w:rsidR="0024082E" w:rsidRPr="00495F12">
              <w:rPr>
                <w:rFonts w:cs="Arial"/>
                <w:sz w:val="17"/>
                <w:szCs w:val="17"/>
              </w:rPr>
              <w:t xml:space="preserve"> die kunnen leiden tot het vrijkomen van gevaarlijke stof uit de installatie</w:t>
            </w:r>
            <w:r w:rsidR="00077B9B" w:rsidRPr="00495F12">
              <w:rPr>
                <w:rFonts w:cs="Arial"/>
                <w:sz w:val="17"/>
                <w:szCs w:val="17"/>
              </w:rPr>
              <w:t>?</w:t>
            </w:r>
            <w:r w:rsidR="0024082E" w:rsidRPr="00495F12">
              <w:rPr>
                <w:rFonts w:cs="Arial"/>
                <w:sz w:val="17"/>
                <w:szCs w:val="17"/>
              </w:rPr>
              <w:t xml:space="preserve"> </w:t>
            </w:r>
            <w:r w:rsidR="00943288" w:rsidRPr="00495F12">
              <w:rPr>
                <w:rFonts w:cs="Arial"/>
                <w:sz w:val="17"/>
                <w:szCs w:val="17"/>
              </w:rPr>
              <w:t xml:space="preserve">     </w:t>
            </w:r>
          </w:p>
          <w:p w14:paraId="62944AA0" w14:textId="77777777" w:rsidR="00340110" w:rsidRPr="00495F12" w:rsidRDefault="00943288" w:rsidP="00943288">
            <w:pPr>
              <w:pStyle w:val="Plattetekst"/>
              <w:tabs>
                <w:tab w:val="left" w:pos="3861"/>
              </w:tabs>
              <w:rPr>
                <w:rFonts w:cs="Arial"/>
                <w:sz w:val="17"/>
                <w:szCs w:val="17"/>
              </w:rPr>
            </w:pPr>
            <w:r w:rsidRPr="00495F12">
              <w:rPr>
                <w:rFonts w:cs="Arial"/>
                <w:sz w:val="17"/>
                <w:szCs w:val="17"/>
              </w:rPr>
              <w:t xml:space="preserve">                                                                                  </w:t>
            </w:r>
            <w:r w:rsidR="00340110" w:rsidRPr="00495F12">
              <w:rPr>
                <w:rFonts w:cs="Arial"/>
                <w:b/>
                <w:sz w:val="17"/>
                <w:szCs w:val="17"/>
              </w:rPr>
              <w:t>Ja</w:t>
            </w:r>
            <w:r w:rsidR="00340110" w:rsidRPr="00495F12">
              <w:rPr>
                <w:rFonts w:cs="Arial"/>
                <w:b/>
                <w:sz w:val="17"/>
                <w:szCs w:val="17"/>
              </w:rPr>
              <w:tab/>
              <w:t>Nee</w:t>
            </w:r>
          </w:p>
          <w:p w14:paraId="6DFFBE47" w14:textId="77777777" w:rsidR="00340110" w:rsidRPr="00495F12" w:rsidRDefault="00340110" w:rsidP="00943288">
            <w:pPr>
              <w:pStyle w:val="Koptekst"/>
              <w:tabs>
                <w:tab w:val="left" w:pos="3861"/>
                <w:tab w:val="left" w:pos="4286"/>
              </w:tabs>
              <w:rPr>
                <w:rFonts w:cs="Arial"/>
                <w:sz w:val="17"/>
                <w:szCs w:val="17"/>
              </w:rPr>
            </w:pPr>
            <w:r w:rsidRPr="00495F12">
              <w:rPr>
                <w:rFonts w:cs="Arial"/>
                <w:sz w:val="17"/>
                <w:szCs w:val="17"/>
              </w:rPr>
              <w:t>Storing in aanvoer processtoffen</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3030D3"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733A80D"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afvoer processtoffen</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63C2B0BE"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elektriciteitvoorziening</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3F0367CD"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koel-/ warmwatervoorziening</w:t>
            </w:r>
            <w:r w:rsidR="000C5287" w:rsidRPr="00495F12">
              <w:rPr>
                <w:rFonts w:cs="Arial"/>
                <w:sz w:val="17"/>
                <w:szCs w:val="17"/>
              </w:rPr>
              <w:t xml:space="preserve"> (T</w:t>
            </w:r>
            <w:r w:rsidR="000C5287" w:rsidRPr="00495F12">
              <w:rPr>
                <w:rFonts w:cs="Arial"/>
                <w:sz w:val="17"/>
                <w:szCs w:val="17"/>
                <w:vertAlign w:val="subscript"/>
              </w:rPr>
              <w:t>hoog</w:t>
            </w:r>
            <w:r w:rsidR="00720648" w:rsidRPr="00495F12">
              <w:rPr>
                <w:rFonts w:cs="Arial"/>
                <w:sz w:val="17"/>
                <w:szCs w:val="17"/>
                <w:vertAlign w:val="subscript"/>
              </w:rPr>
              <w:t>/laag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0B20A34"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proceswatervoorziening</w:t>
            </w:r>
            <w:r w:rsidR="000C5287" w:rsidRPr="00495F12">
              <w:rPr>
                <w:rFonts w:cs="Arial"/>
                <w:sz w:val="17"/>
                <w:szCs w:val="17"/>
              </w:rPr>
              <w:t xml:space="preserve"> (T</w:t>
            </w:r>
            <w:r w:rsidR="000C5287" w:rsidRPr="00495F12">
              <w:rPr>
                <w:rFonts w:cs="Arial"/>
                <w:sz w:val="17"/>
                <w:szCs w:val="17"/>
                <w:vertAlign w:val="subscript"/>
              </w:rPr>
              <w:t>hoog</w:t>
            </w:r>
            <w:r w:rsidR="000C5287" w:rsidRPr="00495F12">
              <w:rPr>
                <w:rFonts w:cs="Arial"/>
                <w:sz w:val="17"/>
                <w:szCs w:val="17"/>
              </w:rPr>
              <w:t>)</w:t>
            </w:r>
            <w:r w:rsidR="00660952" w:rsidRPr="00495F12">
              <w:rPr>
                <w:rFonts w:cs="Arial"/>
                <w:sz w:val="17"/>
                <w:szCs w:val="17"/>
              </w:rPr>
              <w:t xml:space="preserve"> </w:t>
            </w:r>
            <w:r w:rsidR="00720648"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493E217D"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luchtvoorziening</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6F97A5E1"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stoomvoorziening</w:t>
            </w:r>
            <w:r w:rsidR="000C5287" w:rsidRPr="00495F12">
              <w:rPr>
                <w:rFonts w:cs="Arial"/>
                <w:sz w:val="17"/>
                <w:szCs w:val="17"/>
              </w:rPr>
              <w:t xml:space="preserve"> (T</w:t>
            </w:r>
            <w:r w:rsidR="000C5287" w:rsidRPr="00495F12">
              <w:rPr>
                <w:rFonts w:cs="Arial"/>
                <w:sz w:val="17"/>
                <w:szCs w:val="17"/>
                <w:vertAlign w:val="subscript"/>
              </w:rPr>
              <w:t>laag</w:t>
            </w:r>
            <w:r w:rsidR="000C5287" w:rsidRPr="00495F12">
              <w:rPr>
                <w:rFonts w:cs="Arial"/>
                <w:sz w:val="17"/>
                <w:szCs w:val="17"/>
              </w:rPr>
              <w:t>)</w:t>
            </w:r>
            <w:r w:rsidR="005E6AEF"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27C39C81"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inert gasvoorziening</w:t>
            </w:r>
            <w:r w:rsidR="000C5287"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1657CCC5"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Storing in brandstofvoorziening</w:t>
            </w:r>
            <w:r w:rsidR="000C5287" w:rsidRPr="00495F12">
              <w:rPr>
                <w:rFonts w:cs="Arial"/>
                <w:sz w:val="17"/>
                <w:szCs w:val="17"/>
              </w:rPr>
              <w:t xml:space="preserve"> (T</w:t>
            </w:r>
            <w:r w:rsidR="000C5287" w:rsidRPr="00495F12">
              <w:rPr>
                <w:rFonts w:cs="Arial"/>
                <w:sz w:val="17"/>
                <w:szCs w:val="17"/>
                <w:vertAlign w:val="subscript"/>
              </w:rPr>
              <w:t>hoog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4157551E"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Explosie of brand in omgeving</w:t>
            </w:r>
            <w:r w:rsidR="000C5287" w:rsidRPr="00495F12">
              <w:rPr>
                <w:rFonts w:cs="Arial"/>
                <w:sz w:val="17"/>
                <w:szCs w:val="17"/>
              </w:rPr>
              <w:t xml:space="preserve"> (T</w:t>
            </w:r>
            <w:r w:rsidR="000C5287" w:rsidRPr="00495F12">
              <w:rPr>
                <w:rFonts w:cs="Arial"/>
                <w:sz w:val="17"/>
                <w:szCs w:val="17"/>
                <w:vertAlign w:val="subscript"/>
              </w:rPr>
              <w:t>hoog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4E69388A"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Extreem hoge buiten temperatuur</w:t>
            </w:r>
            <w:r w:rsidR="000C5287" w:rsidRPr="00495F12">
              <w:rPr>
                <w:rFonts w:cs="Arial"/>
                <w:sz w:val="17"/>
                <w:szCs w:val="17"/>
              </w:rPr>
              <w:t xml:space="preserve"> (T</w:t>
            </w:r>
            <w:r w:rsidR="000C5287" w:rsidRPr="00495F12">
              <w:rPr>
                <w:rFonts w:cs="Arial"/>
                <w:sz w:val="17"/>
                <w:szCs w:val="17"/>
                <w:vertAlign w:val="subscript"/>
              </w:rPr>
              <w:t>hoog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35AADB67"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Extreem lage buiten temperatuur</w:t>
            </w:r>
            <w:r w:rsidR="000C5287" w:rsidRPr="00495F12">
              <w:rPr>
                <w:rFonts w:cs="Arial"/>
                <w:sz w:val="17"/>
                <w:szCs w:val="17"/>
              </w:rPr>
              <w:t xml:space="preserve"> (T</w:t>
            </w:r>
            <w:r w:rsidR="000C5287" w:rsidRPr="00495F12">
              <w:rPr>
                <w:rFonts w:cs="Arial"/>
                <w:sz w:val="17"/>
                <w:szCs w:val="17"/>
                <w:vertAlign w:val="subscript"/>
              </w:rPr>
              <w:t>laag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6AFCD04"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Overstroming</w:t>
            </w:r>
            <w:r w:rsidR="000C5287" w:rsidRPr="00495F12">
              <w:rPr>
                <w:rFonts w:cs="Arial"/>
                <w:sz w:val="17"/>
                <w:szCs w:val="17"/>
              </w:rPr>
              <w:t xml:space="preserve"> (Externe belasting)</w:t>
            </w:r>
            <w:r w:rsidR="005E6AEF"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5159010C"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Grondverzakking</w:t>
            </w:r>
            <w:r w:rsidR="000C5287" w:rsidRPr="00495F12">
              <w:rPr>
                <w:rFonts w:cs="Arial"/>
                <w:sz w:val="17"/>
                <w:szCs w:val="17"/>
              </w:rPr>
              <w:t xml:space="preserve"> (Externe belasting</w:t>
            </w:r>
            <w:r w:rsidR="00C137E1">
              <w:rPr>
                <w:rFonts w:cs="Arial"/>
                <w:sz w:val="17"/>
                <w:szCs w:val="17"/>
              </w:rPr>
              <w:t>, aardbeving</w:t>
            </w:r>
            <w:r w:rsidR="000C528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5E8A0718"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Blikseminslag</w:t>
            </w:r>
            <w:r w:rsidR="000C5287" w:rsidRPr="00495F12">
              <w:rPr>
                <w:rFonts w:cs="Arial"/>
                <w:sz w:val="17"/>
                <w:szCs w:val="17"/>
              </w:rPr>
              <w:t xml:space="preserve"> (Externe belasting)</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03F0679"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Mechanische belasting (aanrijding etc)</w:t>
            </w:r>
            <w:r w:rsidR="00943288" w:rsidRPr="00495F12">
              <w:rPr>
                <w:rFonts w:cs="Arial"/>
                <w:sz w:val="17"/>
                <w:szCs w:val="17"/>
              </w:rPr>
              <w:t xml:space="preserve"> </w:t>
            </w:r>
            <w:r w:rsidR="000C5287" w:rsidRPr="00495F12">
              <w:rPr>
                <w:rFonts w:cs="Arial"/>
                <w:sz w:val="17"/>
                <w:szCs w:val="17"/>
              </w:rPr>
              <w:t xml:space="preserve"> (Impact)</w:t>
            </w:r>
            <w:r w:rsidR="00660952" w:rsidRPr="00495F12">
              <w:rPr>
                <w:rFonts w:cs="Arial"/>
                <w:sz w:val="17"/>
                <w:szCs w:val="17"/>
              </w:rPr>
              <w:t xml:space="preserve"> </w:t>
            </w:r>
            <w:r w:rsidR="005E6AEF"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3CE8393B" w14:textId="77777777" w:rsidR="00340110" w:rsidRPr="00495F12" w:rsidRDefault="00340110" w:rsidP="00340110">
            <w:pPr>
              <w:pStyle w:val="Koptekst"/>
              <w:tabs>
                <w:tab w:val="left" w:pos="3861"/>
                <w:tab w:val="left" w:pos="4286"/>
              </w:tabs>
              <w:rPr>
                <w:rFonts w:cs="Arial"/>
                <w:sz w:val="17"/>
                <w:szCs w:val="17"/>
              </w:rPr>
            </w:pPr>
            <w:r w:rsidRPr="00495F12">
              <w:rPr>
                <w:rFonts w:cs="Arial"/>
                <w:sz w:val="17"/>
                <w:szCs w:val="17"/>
              </w:rPr>
              <w:t>Ongevallen casuïstiek</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33E86E37" w14:textId="77777777" w:rsidR="00340110" w:rsidRPr="00495F12" w:rsidRDefault="00340110" w:rsidP="00516CE7">
            <w:pPr>
              <w:pStyle w:val="Koptekst"/>
              <w:tabs>
                <w:tab w:val="left" w:pos="3861"/>
                <w:tab w:val="left" w:pos="4286"/>
              </w:tabs>
              <w:rPr>
                <w:rFonts w:cs="Arial"/>
                <w:sz w:val="17"/>
                <w:szCs w:val="17"/>
              </w:rPr>
            </w:pPr>
            <w:r w:rsidRPr="00495F12">
              <w:rPr>
                <w:rFonts w:cs="Arial"/>
                <w:sz w:val="17"/>
                <w:szCs w:val="17"/>
              </w:rPr>
              <w:t>Emissies van beveiligingen</w:t>
            </w:r>
            <w:r w:rsidR="000C5287"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tc>
        <w:tc>
          <w:tcPr>
            <w:tcW w:w="4962" w:type="dxa"/>
          </w:tcPr>
          <w:p w14:paraId="76D90F64" w14:textId="77777777" w:rsidR="00943288" w:rsidRPr="00495F12" w:rsidRDefault="00340110" w:rsidP="005E6AEF">
            <w:pPr>
              <w:tabs>
                <w:tab w:val="left" w:pos="3711"/>
                <w:tab w:val="left" w:pos="4141"/>
              </w:tabs>
              <w:rPr>
                <w:rFonts w:cs="Arial"/>
                <w:sz w:val="17"/>
                <w:szCs w:val="17"/>
              </w:rPr>
            </w:pPr>
            <w:r w:rsidRPr="00495F12">
              <w:rPr>
                <w:rFonts w:cs="Arial"/>
                <w:b/>
                <w:sz w:val="17"/>
                <w:szCs w:val="17"/>
              </w:rPr>
              <w:t>P172-2 Checklijst 2</w:t>
            </w:r>
            <w:r w:rsidR="005E6AEF" w:rsidRPr="00495F12">
              <w:rPr>
                <w:rFonts w:cs="Arial"/>
                <w:b/>
                <w:sz w:val="17"/>
                <w:szCs w:val="17"/>
              </w:rPr>
              <w:t>:</w:t>
            </w:r>
            <w:r w:rsidR="005A6179" w:rsidRPr="00495F12">
              <w:rPr>
                <w:rFonts w:cs="Arial"/>
                <w:b/>
                <w:sz w:val="17"/>
                <w:szCs w:val="17"/>
              </w:rPr>
              <w:t xml:space="preserve"> </w:t>
            </w:r>
            <w:r w:rsidR="005A6179" w:rsidRPr="00495F12">
              <w:rPr>
                <w:rFonts w:cs="Arial"/>
                <w:sz w:val="17"/>
                <w:szCs w:val="17"/>
              </w:rPr>
              <w:t xml:space="preserve">Leidt de wijziging tot een </w:t>
            </w:r>
            <w:r w:rsidR="005A6179" w:rsidRPr="00495F12">
              <w:rPr>
                <w:rFonts w:cs="Arial"/>
                <w:b/>
                <w:sz w:val="17"/>
                <w:szCs w:val="17"/>
              </w:rPr>
              <w:t xml:space="preserve">ander </w:t>
            </w:r>
            <w:r w:rsidR="00720648" w:rsidRPr="00495F12">
              <w:rPr>
                <w:rFonts w:cs="Arial"/>
                <w:sz w:val="17"/>
                <w:szCs w:val="17"/>
              </w:rPr>
              <w:t xml:space="preserve">(hoger) </w:t>
            </w:r>
            <w:r w:rsidR="005A6179" w:rsidRPr="00495F12">
              <w:rPr>
                <w:rFonts w:cs="Arial"/>
                <w:sz w:val="17"/>
                <w:szCs w:val="17"/>
              </w:rPr>
              <w:t>risico van de processpecifieke oorzaken, die kunnen leiden tot het vrijkomen van gevaarlijke stof uit de installatie</w:t>
            </w:r>
            <w:r w:rsidR="00DC5310" w:rsidRPr="00495F12">
              <w:rPr>
                <w:rFonts w:cs="Arial"/>
                <w:sz w:val="17"/>
                <w:szCs w:val="17"/>
              </w:rPr>
              <w:t>?</w:t>
            </w:r>
          </w:p>
          <w:p w14:paraId="00306040" w14:textId="77777777" w:rsidR="00340110" w:rsidRPr="00495F12" w:rsidRDefault="00DC5310" w:rsidP="005E6AEF">
            <w:pPr>
              <w:tabs>
                <w:tab w:val="left" w:pos="3711"/>
                <w:tab w:val="left" w:pos="4141"/>
              </w:tabs>
              <w:rPr>
                <w:rFonts w:cs="Arial"/>
                <w:sz w:val="17"/>
                <w:szCs w:val="17"/>
              </w:rPr>
            </w:pPr>
            <w:r w:rsidRPr="00495F12">
              <w:rPr>
                <w:rFonts w:cs="Arial"/>
                <w:sz w:val="17"/>
                <w:szCs w:val="17"/>
              </w:rPr>
              <w:t xml:space="preserve"> </w:t>
            </w:r>
            <w:r w:rsidR="005E6AEF" w:rsidRPr="00495F12">
              <w:rPr>
                <w:rFonts w:cs="Arial"/>
                <w:sz w:val="17"/>
                <w:szCs w:val="17"/>
              </w:rPr>
              <w:t xml:space="preserve"> </w:t>
            </w:r>
            <w:r w:rsidR="00340110" w:rsidRPr="00495F12">
              <w:rPr>
                <w:rFonts w:cs="Arial"/>
                <w:sz w:val="17"/>
                <w:szCs w:val="17"/>
              </w:rPr>
              <w:tab/>
            </w:r>
            <w:r w:rsidR="00340110" w:rsidRPr="00495F12">
              <w:rPr>
                <w:rFonts w:cs="Arial"/>
                <w:b/>
                <w:sz w:val="17"/>
                <w:szCs w:val="17"/>
              </w:rPr>
              <w:t>Ja</w:t>
            </w:r>
            <w:r w:rsidR="00340110" w:rsidRPr="00495F12">
              <w:rPr>
                <w:rFonts w:cs="Arial"/>
                <w:b/>
                <w:sz w:val="17"/>
                <w:szCs w:val="17"/>
              </w:rPr>
              <w:tab/>
              <w:t>Nee</w:t>
            </w:r>
          </w:p>
          <w:p w14:paraId="5AE92089" w14:textId="77777777" w:rsidR="00340110" w:rsidRPr="00495F12" w:rsidRDefault="00340110" w:rsidP="00943288">
            <w:pPr>
              <w:tabs>
                <w:tab w:val="left" w:pos="3720"/>
                <w:tab w:val="left" w:pos="4141"/>
              </w:tabs>
              <w:rPr>
                <w:rFonts w:cs="Arial"/>
                <w:sz w:val="17"/>
                <w:szCs w:val="17"/>
              </w:rPr>
            </w:pPr>
            <w:r w:rsidRPr="00495F12">
              <w:rPr>
                <w:rFonts w:cs="Arial"/>
                <w:sz w:val="17"/>
                <w:szCs w:val="17"/>
              </w:rPr>
              <w:t>Overschrijding veilige grenzen</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3C9204D5"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Inwendige corrosie</w:t>
            </w:r>
            <w:r w:rsidR="005E6AEF"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48D0382B"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Uitwendige corrosie</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707ACD3" w14:textId="77777777" w:rsidR="008E78C7" w:rsidRPr="00495F12" w:rsidRDefault="00340110" w:rsidP="00943288">
            <w:pPr>
              <w:tabs>
                <w:tab w:val="left" w:pos="3720"/>
                <w:tab w:val="left" w:pos="4145"/>
              </w:tabs>
              <w:rPr>
                <w:rFonts w:cs="Arial"/>
                <w:sz w:val="17"/>
                <w:szCs w:val="17"/>
              </w:rPr>
            </w:pPr>
            <w:r w:rsidRPr="00495F12">
              <w:rPr>
                <w:rFonts w:cs="Arial"/>
                <w:sz w:val="17"/>
                <w:szCs w:val="17"/>
              </w:rPr>
              <w:t>Erosie</w:t>
            </w:r>
            <w:r w:rsidR="005E6AEF" w:rsidRPr="00495F12">
              <w:rPr>
                <w:rFonts w:cs="Arial"/>
                <w:sz w:val="17"/>
                <w:szCs w:val="17"/>
              </w:rPr>
              <w:t xml:space="preserve"> *</w:t>
            </w:r>
            <w:r w:rsidR="008E78C7" w:rsidRPr="00495F12">
              <w:rPr>
                <w:rFonts w:cs="Arial"/>
                <w:sz w:val="17"/>
                <w:szCs w:val="17"/>
              </w:rPr>
              <w:t xml:space="preserve">                                                                  </w:t>
            </w:r>
            <w:r w:rsidR="002A0912" w:rsidRPr="00495F12">
              <w:rPr>
                <w:rFonts w:cs="Arial"/>
                <w:sz w:val="17"/>
                <w:szCs w:val="17"/>
              </w:rPr>
              <w:fldChar w:fldCharType="begin">
                <w:ffData>
                  <w:name w:val="Check6"/>
                  <w:enabled/>
                  <w:calcOnExit w:val="0"/>
                  <w:checkBox>
                    <w:sizeAuto/>
                    <w:default w:val="0"/>
                  </w:checkBox>
                </w:ffData>
              </w:fldChar>
            </w:r>
            <w:r w:rsidR="008E78C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8E78C7"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8E78C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C7E075F" w14:textId="77777777" w:rsidR="00340110" w:rsidRPr="00495F12" w:rsidRDefault="008E78C7" w:rsidP="00943288">
            <w:pPr>
              <w:tabs>
                <w:tab w:val="left" w:pos="3720"/>
                <w:tab w:val="left" w:pos="4145"/>
              </w:tabs>
              <w:rPr>
                <w:rFonts w:cs="Arial"/>
                <w:sz w:val="17"/>
                <w:szCs w:val="17"/>
              </w:rPr>
            </w:pPr>
            <w:r w:rsidRPr="00495F12">
              <w:rPr>
                <w:rFonts w:cs="Arial"/>
                <w:sz w:val="17"/>
                <w:szCs w:val="17"/>
              </w:rPr>
              <w:t>Trillingen  *</w:t>
            </w:r>
            <w:r w:rsidR="00340110"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00340110"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340110"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9EDB6EF"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Mechanische spanningen, vermoeiing</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F8FA631" w14:textId="77777777" w:rsidR="00340110" w:rsidRPr="00495F12" w:rsidRDefault="008E78C7" w:rsidP="00943288">
            <w:pPr>
              <w:tabs>
                <w:tab w:val="left" w:pos="3720"/>
                <w:tab w:val="left" w:pos="4145"/>
              </w:tabs>
              <w:rPr>
                <w:rFonts w:cs="Arial"/>
                <w:sz w:val="17"/>
                <w:szCs w:val="17"/>
              </w:rPr>
            </w:pPr>
            <w:r w:rsidRPr="00495F12">
              <w:rPr>
                <w:rFonts w:cs="Arial"/>
                <w:sz w:val="17"/>
                <w:szCs w:val="17"/>
              </w:rPr>
              <w:t>Overdruk (P</w:t>
            </w:r>
            <w:r w:rsidRPr="00495F12">
              <w:rPr>
                <w:rFonts w:cs="Arial"/>
                <w:sz w:val="17"/>
                <w:szCs w:val="17"/>
                <w:vertAlign w:val="subscript"/>
              </w:rPr>
              <w:t>over</w:t>
            </w:r>
            <w:r w:rsidRPr="00495F12">
              <w:rPr>
                <w:rFonts w:cs="Arial"/>
                <w:sz w:val="17"/>
                <w:szCs w:val="17"/>
              </w:rPr>
              <w:t>) * v</w:t>
            </w:r>
            <w:r w:rsidR="00340110" w:rsidRPr="00495F12">
              <w:rPr>
                <w:rFonts w:cs="Arial"/>
                <w:sz w:val="17"/>
                <w:szCs w:val="17"/>
              </w:rPr>
              <w:t>ervuiling of verstopping</w:t>
            </w:r>
            <w:r w:rsidR="00DC5310" w:rsidRPr="00495F12">
              <w:rPr>
                <w:rFonts w:cs="Arial"/>
                <w:sz w:val="17"/>
                <w:szCs w:val="17"/>
              </w:rPr>
              <w:t xml:space="preserve"> </w:t>
            </w:r>
            <w:r w:rsidRPr="00495F12">
              <w:rPr>
                <w:rFonts w:cs="Arial"/>
                <w:sz w:val="17"/>
                <w:szCs w:val="17"/>
              </w:rPr>
              <w:t xml:space="preserve"> </w:t>
            </w:r>
            <w:r w:rsidR="00340110"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00340110"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340110"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44E7AEEB" w14:textId="77777777" w:rsidR="00340110" w:rsidRPr="00495F12" w:rsidRDefault="008E78C7" w:rsidP="00943288">
            <w:pPr>
              <w:tabs>
                <w:tab w:val="left" w:pos="3720"/>
                <w:tab w:val="left" w:pos="4145"/>
              </w:tabs>
              <w:rPr>
                <w:rFonts w:cs="Arial"/>
                <w:sz w:val="17"/>
                <w:szCs w:val="17"/>
              </w:rPr>
            </w:pPr>
            <w:r w:rsidRPr="00495F12">
              <w:rPr>
                <w:rFonts w:cs="Arial"/>
                <w:sz w:val="17"/>
                <w:szCs w:val="17"/>
              </w:rPr>
              <w:t>Onderdruk (P</w:t>
            </w:r>
            <w:r w:rsidRPr="00495F12">
              <w:rPr>
                <w:rFonts w:cs="Arial"/>
                <w:sz w:val="17"/>
                <w:szCs w:val="17"/>
                <w:vertAlign w:val="subscript"/>
              </w:rPr>
              <w:t>onder</w:t>
            </w:r>
            <w:r w:rsidRPr="00495F12">
              <w:rPr>
                <w:rFonts w:cs="Arial"/>
                <w:sz w:val="17"/>
                <w:szCs w:val="17"/>
              </w:rPr>
              <w:t>) *</w:t>
            </w:r>
            <w:r w:rsidR="00340110"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00340110"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340110"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72E56CD"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Thermische expansie</w:t>
            </w:r>
            <w:r w:rsidR="00DC5310" w:rsidRPr="00495F12">
              <w:rPr>
                <w:rFonts w:cs="Arial"/>
                <w:sz w:val="17"/>
                <w:szCs w:val="17"/>
              </w:rPr>
              <w:t xml:space="preserve"> (T</w:t>
            </w:r>
            <w:r w:rsidR="00DC5310" w:rsidRPr="00495F12">
              <w:rPr>
                <w:rFonts w:cs="Arial"/>
                <w:sz w:val="17"/>
                <w:szCs w:val="17"/>
                <w:vertAlign w:val="subscript"/>
              </w:rPr>
              <w:t>hoog</w:t>
            </w:r>
            <w:r w:rsidR="00DC5310" w:rsidRPr="00495F12">
              <w:rPr>
                <w:rFonts w:cs="Arial"/>
                <w:sz w:val="17"/>
                <w:szCs w:val="17"/>
              </w:rPr>
              <w:t>)</w:t>
            </w:r>
            <w:r w:rsidR="008E78C7" w:rsidRPr="00495F12">
              <w:rPr>
                <w:rFonts w:cs="Arial"/>
                <w:sz w:val="17"/>
                <w:szCs w:val="17"/>
              </w:rPr>
              <w:t xml:space="preserve"> / (P</w:t>
            </w:r>
            <w:r w:rsidR="008E78C7" w:rsidRPr="00495F12">
              <w:rPr>
                <w:rFonts w:cs="Arial"/>
                <w:sz w:val="17"/>
                <w:szCs w:val="17"/>
                <w:vertAlign w:val="subscript"/>
              </w:rPr>
              <w:t>over</w:t>
            </w:r>
            <w:r w:rsidR="008E78C7"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17C49964"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Contractie</w:t>
            </w:r>
            <w:r w:rsidR="00943288" w:rsidRPr="00495F12">
              <w:rPr>
                <w:rFonts w:cs="Arial"/>
                <w:sz w:val="17"/>
                <w:szCs w:val="17"/>
              </w:rPr>
              <w:t xml:space="preserve"> (P</w:t>
            </w:r>
            <w:r w:rsidR="00943288" w:rsidRPr="00495F12">
              <w:rPr>
                <w:rFonts w:cs="Arial"/>
                <w:sz w:val="17"/>
                <w:szCs w:val="17"/>
                <w:vertAlign w:val="subscript"/>
              </w:rPr>
              <w:t>onder</w:t>
            </w:r>
            <w:r w:rsidR="00943288"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6C3D5D87"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Ontmenging</w:t>
            </w:r>
            <w:r w:rsidR="008E78C7" w:rsidRPr="00495F12">
              <w:rPr>
                <w:rFonts w:cs="Arial"/>
                <w:sz w:val="17"/>
                <w:szCs w:val="17"/>
              </w:rPr>
              <w:t xml:space="preserve"> en/of stratificatie</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939F9D5" w14:textId="77777777" w:rsidR="00340110" w:rsidRPr="00495F12" w:rsidRDefault="008E78C7" w:rsidP="00943288">
            <w:pPr>
              <w:tabs>
                <w:tab w:val="left" w:pos="3720"/>
                <w:tab w:val="left" w:pos="4145"/>
              </w:tabs>
              <w:rPr>
                <w:rFonts w:cs="Arial"/>
                <w:sz w:val="17"/>
                <w:szCs w:val="17"/>
              </w:rPr>
            </w:pPr>
            <w:r w:rsidRPr="00495F12">
              <w:rPr>
                <w:rFonts w:cs="Arial"/>
                <w:sz w:val="17"/>
                <w:szCs w:val="17"/>
              </w:rPr>
              <w:t>Falen van afdichtingen (menselijke fout) *</w:t>
            </w:r>
            <w:r w:rsidR="00340110"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00340110"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340110"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1032288A" w14:textId="77777777" w:rsidR="00340110" w:rsidRPr="00495F12" w:rsidRDefault="008E78C7" w:rsidP="00943288">
            <w:pPr>
              <w:tabs>
                <w:tab w:val="left" w:pos="3720"/>
                <w:tab w:val="left" w:pos="4145"/>
              </w:tabs>
              <w:rPr>
                <w:rFonts w:cs="Arial"/>
                <w:sz w:val="17"/>
                <w:szCs w:val="17"/>
              </w:rPr>
            </w:pPr>
            <w:r w:rsidRPr="00495F12">
              <w:rPr>
                <w:rFonts w:cs="Arial"/>
                <w:sz w:val="17"/>
                <w:szCs w:val="17"/>
              </w:rPr>
              <w:t>Onjuiste monstername (menselijke fout)</w:t>
            </w:r>
            <w:r w:rsidR="00340110"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00340110"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00340110"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6F49E689"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Bedieningsfouten</w:t>
            </w:r>
            <w:r w:rsidR="00DC5310" w:rsidRPr="00495F12">
              <w:rPr>
                <w:rFonts w:cs="Arial"/>
                <w:sz w:val="17"/>
                <w:szCs w:val="17"/>
              </w:rPr>
              <w:t xml:space="preserve"> (</w:t>
            </w:r>
            <w:r w:rsidR="00943288" w:rsidRPr="00495F12">
              <w:rPr>
                <w:rFonts w:cs="Arial"/>
                <w:sz w:val="17"/>
                <w:szCs w:val="17"/>
              </w:rPr>
              <w:t xml:space="preserve">menselijke </w:t>
            </w:r>
            <w:r w:rsidR="00DC5310" w:rsidRPr="00495F12">
              <w:rPr>
                <w:rFonts w:cs="Arial"/>
                <w:sz w:val="17"/>
                <w:szCs w:val="17"/>
              </w:rPr>
              <w:t>fout)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011DFCA6"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Bran</w:t>
            </w:r>
            <w:r w:rsidR="00DC5310" w:rsidRPr="00495F12">
              <w:rPr>
                <w:rFonts w:cs="Arial"/>
                <w:sz w:val="17"/>
                <w:szCs w:val="17"/>
              </w:rPr>
              <w:t>d in beschouwde installatie</w:t>
            </w:r>
            <w:r w:rsidRPr="00495F12">
              <w:rPr>
                <w:rFonts w:cs="Arial"/>
                <w:sz w:val="17"/>
                <w:szCs w:val="17"/>
              </w:rPr>
              <w:t>deel</w:t>
            </w:r>
            <w:r w:rsidR="00DC5310" w:rsidRPr="00495F12">
              <w:rPr>
                <w:rFonts w:cs="Arial"/>
                <w:sz w:val="17"/>
                <w:szCs w:val="17"/>
              </w:rPr>
              <w:t xml:space="preserve"> (T</w:t>
            </w:r>
            <w:r w:rsidR="00DC5310" w:rsidRPr="00495F12">
              <w:rPr>
                <w:rFonts w:cs="Arial"/>
                <w:sz w:val="17"/>
                <w:szCs w:val="17"/>
                <w:vertAlign w:val="subscript"/>
              </w:rPr>
              <w:t>hoog</w:t>
            </w:r>
            <w:r w:rsidR="00DC5310" w:rsidRPr="00495F12">
              <w:rPr>
                <w:rFonts w:cs="Arial"/>
                <w:sz w:val="17"/>
                <w:szCs w:val="17"/>
              </w:rPr>
              <w:t>)</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76722EEA" w14:textId="77777777" w:rsidR="00340110" w:rsidRPr="00495F12" w:rsidRDefault="00340110" w:rsidP="00943288">
            <w:pPr>
              <w:tabs>
                <w:tab w:val="left" w:pos="3720"/>
                <w:tab w:val="left" w:pos="4145"/>
              </w:tabs>
              <w:rPr>
                <w:rFonts w:cs="Arial"/>
                <w:sz w:val="17"/>
                <w:szCs w:val="17"/>
              </w:rPr>
            </w:pPr>
            <w:r w:rsidRPr="00495F12">
              <w:rPr>
                <w:rFonts w:cs="Arial"/>
                <w:sz w:val="17"/>
                <w:szCs w:val="17"/>
              </w:rPr>
              <w:t>Onderhoud/vervanging</w:t>
            </w:r>
            <w:r w:rsidR="00DC5310" w:rsidRPr="00495F12">
              <w:rPr>
                <w:rFonts w:cs="Arial"/>
                <w:sz w:val="17"/>
                <w:szCs w:val="17"/>
              </w:rPr>
              <w:t>/wijziging</w:t>
            </w:r>
            <w:r w:rsidR="00660952" w:rsidRPr="00495F12">
              <w:rPr>
                <w:rFonts w:cs="Arial"/>
                <w:sz w:val="17"/>
                <w:szCs w:val="17"/>
              </w:rPr>
              <w:t xml:space="preserve"> </w:t>
            </w:r>
            <w:r w:rsidR="005E6AEF" w:rsidRPr="00495F12">
              <w:rPr>
                <w:rFonts w:cs="Arial"/>
                <w:sz w:val="17"/>
                <w:szCs w:val="17"/>
              </w:rPr>
              <w:t xml:space="preserve"> *</w:t>
            </w:r>
            <w:r w:rsidRPr="00495F12">
              <w:rPr>
                <w:rFonts w:cs="Arial"/>
                <w:sz w:val="17"/>
                <w:szCs w:val="17"/>
              </w:rPr>
              <w:tab/>
            </w:r>
            <w:r w:rsidR="002A0912" w:rsidRPr="00495F12">
              <w:rPr>
                <w:rFonts w:cs="Arial"/>
                <w:sz w:val="17"/>
                <w:szCs w:val="17"/>
              </w:rPr>
              <w:fldChar w:fldCharType="begin">
                <w:ffData>
                  <w:name w:val="Check6"/>
                  <w:enabled/>
                  <w:calcOnExit w:val="0"/>
                  <w:checkBox>
                    <w:sizeAuto/>
                    <w:default w:val="0"/>
                  </w:checkBox>
                </w:ffData>
              </w:fldChar>
            </w:r>
            <w:r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r w:rsidRPr="00495F12">
              <w:rPr>
                <w:rFonts w:cs="Arial"/>
                <w:sz w:val="17"/>
                <w:szCs w:val="17"/>
              </w:rPr>
              <w:tab/>
            </w:r>
            <w:r w:rsidR="002A0912" w:rsidRPr="00495F12">
              <w:rPr>
                <w:rFonts w:cs="Arial"/>
                <w:sz w:val="17"/>
                <w:szCs w:val="17"/>
              </w:rPr>
              <w:fldChar w:fldCharType="begin">
                <w:ffData>
                  <w:name w:val=""/>
                  <w:enabled/>
                  <w:calcOnExit w:val="0"/>
                  <w:checkBox>
                    <w:sizeAuto/>
                    <w:default w:val="0"/>
                  </w:checkBox>
                </w:ffData>
              </w:fldChar>
            </w:r>
            <w:r w:rsidR="00516CE7" w:rsidRPr="00495F12">
              <w:rPr>
                <w:rFonts w:cs="Arial"/>
                <w:sz w:val="17"/>
                <w:szCs w:val="17"/>
              </w:rPr>
              <w:instrText xml:space="preserve"> FORMCHECKBOX </w:instrText>
            </w:r>
            <w:r w:rsidR="002A0912" w:rsidRPr="00495F12">
              <w:rPr>
                <w:rFonts w:cs="Arial"/>
                <w:sz w:val="17"/>
                <w:szCs w:val="17"/>
              </w:rPr>
            </w:r>
            <w:r w:rsidR="002A0912" w:rsidRPr="00495F12">
              <w:rPr>
                <w:rFonts w:cs="Arial"/>
                <w:sz w:val="17"/>
                <w:szCs w:val="17"/>
              </w:rPr>
              <w:fldChar w:fldCharType="separate"/>
            </w:r>
            <w:r w:rsidR="002A0912" w:rsidRPr="00495F12">
              <w:rPr>
                <w:rFonts w:cs="Arial"/>
                <w:sz w:val="17"/>
                <w:szCs w:val="17"/>
              </w:rPr>
              <w:fldChar w:fldCharType="end"/>
            </w:r>
          </w:p>
          <w:p w14:paraId="157EB335" w14:textId="77777777" w:rsidR="005E6AEF" w:rsidRPr="00495F12" w:rsidRDefault="005E6AEF" w:rsidP="00DC5310">
            <w:pPr>
              <w:tabs>
                <w:tab w:val="left" w:pos="3720"/>
                <w:tab w:val="left" w:pos="4145"/>
              </w:tabs>
              <w:rPr>
                <w:rFonts w:cs="Arial"/>
                <w:sz w:val="17"/>
                <w:szCs w:val="17"/>
              </w:rPr>
            </w:pPr>
          </w:p>
          <w:p w14:paraId="38ADC25C" w14:textId="77777777" w:rsidR="005E6AEF" w:rsidRPr="00495F12" w:rsidRDefault="005E6AEF" w:rsidP="00660952">
            <w:pPr>
              <w:tabs>
                <w:tab w:val="left" w:pos="3720"/>
                <w:tab w:val="left" w:pos="4145"/>
              </w:tabs>
              <w:rPr>
                <w:rFonts w:cs="Arial"/>
                <w:sz w:val="17"/>
                <w:szCs w:val="17"/>
              </w:rPr>
            </w:pPr>
            <w:r w:rsidRPr="00495F12">
              <w:rPr>
                <w:rFonts w:cs="Arial"/>
                <w:sz w:val="17"/>
                <w:szCs w:val="17"/>
              </w:rPr>
              <w:t>*) directe oorzaken LOC</w:t>
            </w:r>
            <w:r w:rsidR="00660952" w:rsidRPr="00495F12">
              <w:rPr>
                <w:rFonts w:cs="Arial"/>
                <w:sz w:val="17"/>
                <w:szCs w:val="17"/>
              </w:rPr>
              <w:t xml:space="preserve"> (11) </w:t>
            </w:r>
            <w:r w:rsidRPr="00495F12">
              <w:rPr>
                <w:rFonts w:cs="Arial"/>
                <w:sz w:val="17"/>
                <w:szCs w:val="17"/>
              </w:rPr>
              <w:t xml:space="preserve"> </w:t>
            </w:r>
            <w:r w:rsidR="00660952" w:rsidRPr="00495F12">
              <w:rPr>
                <w:rFonts w:cs="Arial"/>
                <w:sz w:val="17"/>
                <w:szCs w:val="17"/>
              </w:rPr>
              <w:t>–</w:t>
            </w:r>
            <w:r w:rsidRPr="00495F12">
              <w:rPr>
                <w:rFonts w:cs="Arial"/>
                <w:sz w:val="17"/>
                <w:szCs w:val="17"/>
              </w:rPr>
              <w:t xml:space="preserve"> BRZO</w:t>
            </w:r>
            <w:r w:rsidR="00660952" w:rsidRPr="00495F12">
              <w:rPr>
                <w:rFonts w:cs="Arial"/>
                <w:sz w:val="17"/>
                <w:szCs w:val="17"/>
              </w:rPr>
              <w:t xml:space="preserve"> (PGS6)</w:t>
            </w:r>
          </w:p>
        </w:tc>
      </w:tr>
    </w:tbl>
    <w:p w14:paraId="6C8F5CAD" w14:textId="7BB6260C" w:rsidR="00340110" w:rsidRDefault="00340110" w:rsidP="00340110">
      <w:pPr>
        <w:pStyle w:val="Plattetekstinspringen"/>
        <w:tabs>
          <w:tab w:val="clear" w:pos="567"/>
          <w:tab w:val="left" w:pos="993"/>
        </w:tabs>
        <w:ind w:left="993" w:hanging="851"/>
        <w:rPr>
          <w:ins w:id="1" w:author="Dik Hak" w:date="2023-01-25T12:11:00Z"/>
          <w:sz w:val="16"/>
          <w:szCs w:val="16"/>
        </w:rPr>
      </w:pPr>
      <w:r w:rsidRPr="007455EA">
        <w:rPr>
          <w:b/>
        </w:rPr>
        <w:t>LET OP:</w:t>
      </w:r>
      <w:r w:rsidRPr="007455EA">
        <w:tab/>
      </w:r>
      <w:r w:rsidRPr="0060024B">
        <w:rPr>
          <w:sz w:val="16"/>
          <w:szCs w:val="16"/>
        </w:rPr>
        <w:t xml:space="preserve">Met dit document wordt alleen de nieuwe situatie na de wijziging beoordeeld, niet het uitvoeren van de wijziging. Bij alle items die met ja beantwoord worden dient een korte toelichting gegeven te worden. In de toelichting </w:t>
      </w:r>
      <w:r w:rsidR="00C3081A">
        <w:rPr>
          <w:sz w:val="16"/>
          <w:szCs w:val="16"/>
        </w:rPr>
        <w:t xml:space="preserve"> </w:t>
      </w:r>
      <w:r w:rsidRPr="0060024B">
        <w:rPr>
          <w:sz w:val="16"/>
          <w:szCs w:val="16"/>
        </w:rPr>
        <w:t>moet een beoordeling van de risico’s met behulp van de risicomatrix</w:t>
      </w:r>
      <w:r w:rsidR="00C3081A" w:rsidRPr="00C3081A">
        <w:rPr>
          <w:sz w:val="18"/>
        </w:rPr>
        <w:t xml:space="preserve"> </w:t>
      </w:r>
      <w:r w:rsidR="00C3081A" w:rsidRPr="00892577">
        <w:rPr>
          <w:sz w:val="18"/>
        </w:rPr>
        <w:t>MHB12.</w:t>
      </w:r>
      <w:r w:rsidR="00C3081A">
        <w:rPr>
          <w:sz w:val="18"/>
        </w:rPr>
        <w:t>3</w:t>
      </w:r>
      <w:r w:rsidR="00C3081A" w:rsidRPr="00892577">
        <w:rPr>
          <w:sz w:val="18"/>
        </w:rPr>
        <w:t>.1</w:t>
      </w:r>
      <w:r w:rsidR="00C3081A">
        <w:rPr>
          <w:sz w:val="18"/>
        </w:rPr>
        <w:t xml:space="preserve">W1 </w:t>
      </w:r>
      <w:r w:rsidRPr="0060024B">
        <w:rPr>
          <w:sz w:val="16"/>
          <w:szCs w:val="16"/>
        </w:rPr>
        <w:t>worden opgenomen.</w:t>
      </w:r>
    </w:p>
    <w:p w14:paraId="15DE8FED" w14:textId="77777777" w:rsidR="006678D1" w:rsidRPr="00BB561D" w:rsidRDefault="006678D1" w:rsidP="00340110">
      <w:pPr>
        <w:pStyle w:val="Plattetekstinspringen"/>
        <w:tabs>
          <w:tab w:val="clear" w:pos="567"/>
          <w:tab w:val="left" w:pos="993"/>
        </w:tabs>
        <w:ind w:left="993" w:hanging="851"/>
        <w:rPr>
          <w:sz w:val="18"/>
          <w:szCs w:val="18"/>
        </w:rPr>
      </w:pPr>
    </w:p>
    <w:p w14:paraId="52E34B90" w14:textId="77777777" w:rsidR="00DC02E2" w:rsidRDefault="00BB561D" w:rsidP="00BB561D">
      <w:pPr>
        <w:pStyle w:val="Plattetekstinspringen"/>
        <w:numPr>
          <w:ilvl w:val="0"/>
          <w:numId w:val="14"/>
        </w:numPr>
        <w:tabs>
          <w:tab w:val="clear" w:pos="567"/>
          <w:tab w:val="left" w:pos="993"/>
        </w:tabs>
        <w:rPr>
          <w:sz w:val="16"/>
          <w:szCs w:val="18"/>
        </w:rPr>
      </w:pPr>
      <w:r w:rsidRPr="00BB561D">
        <w:rPr>
          <w:sz w:val="16"/>
          <w:szCs w:val="18"/>
        </w:rPr>
        <w:lastRenderedPageBreak/>
        <w:t>Raadpleeg activiteitenbesluit/- regeling</w:t>
      </w:r>
      <w:r w:rsidR="00DC02E2">
        <w:rPr>
          <w:sz w:val="16"/>
          <w:szCs w:val="18"/>
        </w:rPr>
        <w:t xml:space="preserve">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340110" w:rsidRPr="007455EA" w14:paraId="30852666" w14:textId="77777777" w:rsidTr="00340110">
        <w:trPr>
          <w:cantSplit/>
          <w:trHeight w:val="454"/>
          <w:tblHeader/>
        </w:trPr>
        <w:tc>
          <w:tcPr>
            <w:tcW w:w="9923" w:type="dxa"/>
            <w:tcBorders>
              <w:top w:val="nil"/>
              <w:left w:val="nil"/>
              <w:bottom w:val="single" w:sz="4" w:space="0" w:color="auto"/>
              <w:right w:val="nil"/>
            </w:tcBorders>
            <w:vAlign w:val="center"/>
          </w:tcPr>
          <w:p w14:paraId="6B477CA1" w14:textId="77777777" w:rsidR="00340110" w:rsidRPr="003E7C1E" w:rsidRDefault="00340110" w:rsidP="00340110">
            <w:pPr>
              <w:pStyle w:val="Plattetekst"/>
              <w:jc w:val="center"/>
              <w:rPr>
                <w:b/>
                <w:sz w:val="24"/>
                <w:szCs w:val="24"/>
              </w:rPr>
            </w:pPr>
            <w:r>
              <w:rPr>
                <w:rFonts w:cs="Tahoma"/>
                <w:szCs w:val="22"/>
              </w:rPr>
              <w:br w:type="page"/>
            </w:r>
            <w:r w:rsidRPr="003E7C1E">
              <w:rPr>
                <w:b/>
                <w:sz w:val="24"/>
                <w:szCs w:val="24"/>
              </w:rPr>
              <w:t>Risicobeoordeling voor wijzigingen</w:t>
            </w:r>
          </w:p>
        </w:tc>
      </w:tr>
      <w:tr w:rsidR="00340110" w:rsidRPr="007455EA" w14:paraId="2ED9223E" w14:textId="77777777" w:rsidTr="009F6C29">
        <w:trPr>
          <w:cantSplit/>
          <w:trHeight w:val="10755"/>
        </w:trPr>
        <w:tc>
          <w:tcPr>
            <w:tcW w:w="9923" w:type="dxa"/>
            <w:tcBorders>
              <w:top w:val="nil"/>
              <w:bottom w:val="single" w:sz="4" w:space="0" w:color="auto"/>
            </w:tcBorders>
          </w:tcPr>
          <w:p w14:paraId="7F1EDEE8" w14:textId="77777777" w:rsidR="00340110" w:rsidRPr="007455EA" w:rsidRDefault="00340110" w:rsidP="00340110">
            <w:pPr>
              <w:pStyle w:val="Plattetekst"/>
              <w:rPr>
                <w:b/>
                <w:sz w:val="18"/>
                <w:szCs w:val="18"/>
              </w:rPr>
            </w:pPr>
            <w:r w:rsidRPr="007455EA">
              <w:rPr>
                <w:b/>
                <w:sz w:val="18"/>
                <w:szCs w:val="18"/>
              </w:rPr>
              <w:t>Toelichting op de gevaaridentificatie aangevuld met een risicobeoordeling:</w:t>
            </w:r>
          </w:p>
          <w:p w14:paraId="5E5A71E6" w14:textId="77777777" w:rsidR="00340110" w:rsidRPr="00887328" w:rsidRDefault="00887328" w:rsidP="00340110">
            <w:pPr>
              <w:rPr>
                <w:sz w:val="18"/>
              </w:rPr>
            </w:pPr>
            <w:r>
              <w:rPr>
                <w:sz w:val="18"/>
              </w:rPr>
              <w:t>(</w:t>
            </w:r>
            <w:r w:rsidRPr="00887328">
              <w:rPr>
                <w:sz w:val="18"/>
              </w:rPr>
              <w:t>Benoem zowel positieve als negatieve aspecten</w:t>
            </w:r>
            <w:r>
              <w:rPr>
                <w:sz w:val="18"/>
              </w:rPr>
              <w:t>, die van invloed zijn op de risico’s)</w:t>
            </w:r>
          </w:p>
          <w:p w14:paraId="4ED07C11" w14:textId="77777777" w:rsidR="00340110" w:rsidRPr="00135B6C" w:rsidRDefault="00340110" w:rsidP="00340110"/>
          <w:p w14:paraId="2F346727" w14:textId="77777777" w:rsidR="00340110" w:rsidRPr="00135B6C" w:rsidRDefault="00340110" w:rsidP="00340110"/>
          <w:p w14:paraId="086607E2" w14:textId="77777777" w:rsidR="00340110" w:rsidRPr="00135B6C" w:rsidRDefault="00340110" w:rsidP="00340110"/>
          <w:p w14:paraId="4D490BDE" w14:textId="77777777" w:rsidR="00340110" w:rsidRPr="00135B6C" w:rsidRDefault="00340110" w:rsidP="00340110"/>
          <w:p w14:paraId="06592848" w14:textId="77777777" w:rsidR="00340110" w:rsidRPr="00135B6C" w:rsidRDefault="00340110" w:rsidP="00340110"/>
          <w:p w14:paraId="256B0376" w14:textId="77777777" w:rsidR="00340110" w:rsidRPr="00135B6C" w:rsidRDefault="00340110" w:rsidP="00340110"/>
          <w:p w14:paraId="15708D47" w14:textId="77777777" w:rsidR="00340110" w:rsidRPr="00135B6C" w:rsidRDefault="00340110" w:rsidP="00340110"/>
          <w:p w14:paraId="19E8943E" w14:textId="77777777" w:rsidR="00340110" w:rsidRPr="00135B6C" w:rsidRDefault="00340110" w:rsidP="00340110"/>
          <w:p w14:paraId="0A8BD1E3" w14:textId="77777777" w:rsidR="00340110" w:rsidRPr="00135B6C" w:rsidRDefault="00340110" w:rsidP="00340110"/>
          <w:p w14:paraId="30FFB042" w14:textId="77777777" w:rsidR="00340110" w:rsidRPr="00135B6C" w:rsidRDefault="00340110" w:rsidP="00340110"/>
          <w:p w14:paraId="5C198FB1" w14:textId="77777777" w:rsidR="00340110" w:rsidRPr="00135B6C" w:rsidRDefault="00340110" w:rsidP="00340110"/>
          <w:p w14:paraId="5BAA7096" w14:textId="77777777" w:rsidR="00340110" w:rsidRPr="00135B6C" w:rsidRDefault="00340110" w:rsidP="00340110"/>
          <w:p w14:paraId="34AE0AED" w14:textId="77777777" w:rsidR="00340110" w:rsidRPr="00135B6C" w:rsidRDefault="00340110" w:rsidP="00340110"/>
          <w:p w14:paraId="13E5F72C" w14:textId="77777777" w:rsidR="00340110" w:rsidRPr="00135B6C" w:rsidRDefault="00340110" w:rsidP="00340110"/>
          <w:p w14:paraId="78481AFD" w14:textId="77777777" w:rsidR="00340110" w:rsidRPr="00135B6C" w:rsidRDefault="00340110" w:rsidP="00340110"/>
          <w:p w14:paraId="01404B1C" w14:textId="77777777" w:rsidR="00340110" w:rsidRPr="00135B6C" w:rsidRDefault="00340110" w:rsidP="00340110"/>
          <w:p w14:paraId="1A8E1391" w14:textId="77777777" w:rsidR="00340110" w:rsidRPr="00135B6C" w:rsidRDefault="00340110" w:rsidP="00340110"/>
          <w:p w14:paraId="57916376" w14:textId="77777777" w:rsidR="00340110" w:rsidRDefault="00340110" w:rsidP="00340110"/>
          <w:p w14:paraId="7FA19DA3" w14:textId="77777777" w:rsidR="00340110" w:rsidRDefault="00340110" w:rsidP="00340110"/>
          <w:p w14:paraId="762970CB" w14:textId="77777777" w:rsidR="00340110" w:rsidRPr="00135B6C" w:rsidRDefault="00340110" w:rsidP="00340110">
            <w:pPr>
              <w:tabs>
                <w:tab w:val="left" w:pos="5310"/>
              </w:tabs>
            </w:pPr>
            <w:r>
              <w:tab/>
            </w:r>
          </w:p>
        </w:tc>
      </w:tr>
    </w:tbl>
    <w:p w14:paraId="5B038029" w14:textId="77777777" w:rsidR="00887328" w:rsidRDefault="00887328" w:rsidP="00274E15">
      <w:pPr>
        <w:ind w:right="-428"/>
        <w:rPr>
          <w:sz w:val="18"/>
          <w:szCs w:val="18"/>
          <w:vertAlign w:val="superscript"/>
        </w:rPr>
      </w:pPr>
    </w:p>
    <w:p w14:paraId="3058845B" w14:textId="77777777" w:rsidR="00887328" w:rsidRDefault="00887328" w:rsidP="00887328">
      <w:pPr>
        <w:ind w:right="-428"/>
        <w:rPr>
          <w:sz w:val="16"/>
        </w:rPr>
      </w:pPr>
    </w:p>
    <w:p w14:paraId="4EDA5A45" w14:textId="77777777" w:rsidR="00887328" w:rsidRDefault="00887328" w:rsidP="00887328">
      <w:pPr>
        <w:ind w:right="-428"/>
        <w:rPr>
          <w:sz w:val="16"/>
        </w:rPr>
      </w:pPr>
    </w:p>
    <w:p w14:paraId="29C5E049" w14:textId="77777777" w:rsidR="00887328" w:rsidRDefault="00887328" w:rsidP="00887328">
      <w:pPr>
        <w:ind w:right="-428"/>
        <w:rPr>
          <w:sz w:val="16"/>
        </w:rPr>
      </w:pPr>
    </w:p>
    <w:p w14:paraId="273A147B" w14:textId="77777777" w:rsidR="00DC02E2" w:rsidRDefault="00DC02E2">
      <w:pPr>
        <w:rPr>
          <w:sz w:val="16"/>
        </w:rPr>
      </w:pPr>
      <w:r>
        <w:rPr>
          <w:sz w:val="16"/>
        </w:rPr>
        <w:br w:type="page"/>
      </w:r>
    </w:p>
    <w:p w14:paraId="7A3082DB" w14:textId="77777777" w:rsidR="00887328" w:rsidRPr="00274E15" w:rsidRDefault="00887328" w:rsidP="00887328">
      <w:pPr>
        <w:ind w:right="-428"/>
      </w:pPr>
    </w:p>
    <w:tbl>
      <w:tblPr>
        <w:tblW w:w="99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1"/>
        <w:gridCol w:w="13"/>
      </w:tblGrid>
      <w:tr w:rsidR="00887328" w:rsidRPr="007455EA" w14:paraId="02307445" w14:textId="77777777" w:rsidTr="00A5285E">
        <w:trPr>
          <w:cantSplit/>
          <w:trHeight w:val="153"/>
          <w:tblHeader/>
        </w:trPr>
        <w:tc>
          <w:tcPr>
            <w:tcW w:w="9974" w:type="dxa"/>
            <w:gridSpan w:val="2"/>
            <w:tcBorders>
              <w:top w:val="single" w:sz="4" w:space="0" w:color="FFFFFF" w:themeColor="background1"/>
              <w:left w:val="single" w:sz="4" w:space="0" w:color="FFFFFF" w:themeColor="background1"/>
              <w:right w:val="single" w:sz="4" w:space="0" w:color="FFFFFF" w:themeColor="background1"/>
            </w:tcBorders>
            <w:vAlign w:val="center"/>
          </w:tcPr>
          <w:p w14:paraId="3218F309" w14:textId="77777777" w:rsidR="00887328" w:rsidRPr="007F33F1" w:rsidRDefault="00887328" w:rsidP="000C201D">
            <w:pPr>
              <w:pStyle w:val="Plattetekst"/>
              <w:jc w:val="center"/>
              <w:rPr>
                <w:b/>
                <w:sz w:val="24"/>
                <w:szCs w:val="24"/>
              </w:rPr>
            </w:pPr>
            <w:r w:rsidRPr="007F33F1">
              <w:rPr>
                <w:rFonts w:cs="Tahoma"/>
                <w:b/>
                <w:szCs w:val="22"/>
              </w:rPr>
              <w:br w:type="page"/>
            </w:r>
            <w:r w:rsidRPr="007F33F1">
              <w:rPr>
                <w:b/>
                <w:sz w:val="24"/>
                <w:szCs w:val="24"/>
              </w:rPr>
              <w:t>Benodigde acties</w:t>
            </w:r>
            <w:r w:rsidR="00B15B45">
              <w:rPr>
                <w:b/>
                <w:sz w:val="24"/>
                <w:szCs w:val="24"/>
              </w:rPr>
              <w:t xml:space="preserve"> (actielijst)</w:t>
            </w:r>
          </w:p>
        </w:tc>
      </w:tr>
      <w:tr w:rsidR="00887328" w:rsidRPr="007F33F1" w14:paraId="2A5DFED7" w14:textId="77777777" w:rsidTr="00A5285E">
        <w:trPr>
          <w:gridAfter w:val="1"/>
          <w:wAfter w:w="13" w:type="dxa"/>
          <w:cantSplit/>
          <w:trHeight w:val="3628"/>
        </w:trPr>
        <w:tc>
          <w:tcPr>
            <w:tcW w:w="9961" w:type="dxa"/>
          </w:tcPr>
          <w:p w14:paraId="2C2B665B" w14:textId="77777777" w:rsidR="00A5285E" w:rsidRDefault="00A5285E" w:rsidP="000C201D">
            <w:pPr>
              <w:pStyle w:val="Plattetekst"/>
              <w:rPr>
                <w:b/>
                <w:sz w:val="18"/>
                <w:szCs w:val="18"/>
              </w:rPr>
            </w:pPr>
          </w:p>
          <w:p w14:paraId="34592556" w14:textId="5C61BA0D" w:rsidR="00887328" w:rsidRPr="007F33F1" w:rsidRDefault="00887328" w:rsidP="000C201D">
            <w:pPr>
              <w:pStyle w:val="Plattetekst"/>
              <w:rPr>
                <w:b/>
                <w:sz w:val="18"/>
                <w:szCs w:val="18"/>
              </w:rPr>
            </w:pPr>
            <w:r w:rsidRPr="007F33F1">
              <w:rPr>
                <w:b/>
                <w:sz w:val="18"/>
                <w:szCs w:val="18"/>
              </w:rPr>
              <w:t>Benodigde acties n.a.v. de beoogde wijziging:</w:t>
            </w:r>
          </w:p>
          <w:p w14:paraId="5AFA1D12" w14:textId="77777777" w:rsidR="00887328" w:rsidRPr="007F33F1" w:rsidRDefault="00887328" w:rsidP="000C201D">
            <w:pPr>
              <w:rPr>
                <w:b/>
              </w:rPr>
            </w:pPr>
          </w:p>
          <w:p w14:paraId="483A2AA8" w14:textId="19B85BB9" w:rsidR="00887328" w:rsidRPr="007F33F1" w:rsidRDefault="00887328" w:rsidP="000C201D">
            <w:pPr>
              <w:pStyle w:val="Koptekst"/>
              <w:tabs>
                <w:tab w:val="left" w:pos="3720"/>
                <w:tab w:val="left" w:pos="4145"/>
              </w:tabs>
              <w:rPr>
                <w:b/>
                <w:sz w:val="18"/>
                <w:szCs w:val="18"/>
              </w:rPr>
            </w:pPr>
            <w:r w:rsidRPr="007F33F1">
              <w:rPr>
                <w:b/>
                <w:sz w:val="18"/>
                <w:szCs w:val="18"/>
              </w:rPr>
              <w:tab/>
            </w:r>
            <w:r w:rsidR="004C5ADB">
              <w:rPr>
                <w:b/>
                <w:sz w:val="18"/>
                <w:szCs w:val="18"/>
              </w:rPr>
              <w:t xml:space="preserve">    </w:t>
            </w:r>
            <w:r w:rsidRPr="007F33F1">
              <w:rPr>
                <w:b/>
                <w:sz w:val="18"/>
                <w:szCs w:val="18"/>
              </w:rPr>
              <w:t>Ja</w:t>
            </w:r>
            <w:r w:rsidR="004C5ADB">
              <w:rPr>
                <w:b/>
                <w:sz w:val="18"/>
                <w:szCs w:val="18"/>
              </w:rPr>
              <w:t xml:space="preserve">        </w:t>
            </w:r>
            <w:r w:rsidRPr="007F33F1">
              <w:rPr>
                <w:b/>
                <w:sz w:val="18"/>
                <w:szCs w:val="18"/>
              </w:rPr>
              <w:tab/>
              <w:t>Nee   Nvt        Toelichting</w:t>
            </w:r>
          </w:p>
          <w:p w14:paraId="119CF2E7" w14:textId="77777777" w:rsidR="004C5ADB" w:rsidRDefault="004C5ADB" w:rsidP="004C5ADB">
            <w:pPr>
              <w:pStyle w:val="Koptekst"/>
              <w:tabs>
                <w:tab w:val="clear" w:pos="4536"/>
                <w:tab w:val="left" w:pos="4006"/>
                <w:tab w:val="left" w:pos="4573"/>
                <w:tab w:val="center" w:pos="4857"/>
              </w:tabs>
              <w:rPr>
                <w:b/>
                <w:sz w:val="18"/>
                <w:szCs w:val="18"/>
              </w:rPr>
            </w:pPr>
          </w:p>
          <w:p w14:paraId="7A83572E" w14:textId="1C0547B7" w:rsidR="00887328" w:rsidRPr="007F33F1" w:rsidRDefault="00887328" w:rsidP="004C5ADB">
            <w:pPr>
              <w:pStyle w:val="Koptekst"/>
              <w:tabs>
                <w:tab w:val="clear" w:pos="4536"/>
                <w:tab w:val="left" w:pos="4006"/>
                <w:tab w:val="left" w:pos="4573"/>
                <w:tab w:val="center" w:pos="4857"/>
              </w:tabs>
              <w:rPr>
                <w:b/>
                <w:sz w:val="18"/>
                <w:szCs w:val="18"/>
              </w:rPr>
            </w:pPr>
            <w:r w:rsidRPr="007F33F1">
              <w:rPr>
                <w:b/>
                <w:sz w:val="18"/>
                <w:szCs w:val="18"/>
              </w:rPr>
              <w:t>P</w:t>
            </w:r>
            <w:r w:rsidR="004C5ADB">
              <w:rPr>
                <w:b/>
                <w:sz w:val="18"/>
                <w:szCs w:val="18"/>
              </w:rPr>
              <w:t>FD</w:t>
            </w:r>
            <w:r w:rsidRPr="007F33F1">
              <w:rPr>
                <w:b/>
                <w:sz w:val="18"/>
                <w:szCs w:val="18"/>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1BB46BFC" w14:textId="77777777" w:rsidR="00887328" w:rsidRPr="007F33F1" w:rsidRDefault="00887328" w:rsidP="004C5ADB">
            <w:pPr>
              <w:pStyle w:val="Koptekst"/>
              <w:tabs>
                <w:tab w:val="clear" w:pos="4536"/>
                <w:tab w:val="left" w:pos="4006"/>
                <w:tab w:val="left" w:pos="4573"/>
                <w:tab w:val="center" w:pos="4857"/>
              </w:tabs>
              <w:rPr>
                <w:b/>
                <w:sz w:val="18"/>
                <w:szCs w:val="18"/>
              </w:rPr>
            </w:pPr>
          </w:p>
          <w:p w14:paraId="277CA251" w14:textId="77777777" w:rsidR="004C5ADB" w:rsidRPr="007F33F1" w:rsidRDefault="004C5ADB" w:rsidP="004C5ADB">
            <w:pPr>
              <w:pStyle w:val="Koptekst"/>
              <w:tabs>
                <w:tab w:val="clear" w:pos="4536"/>
                <w:tab w:val="left" w:pos="4006"/>
                <w:tab w:val="left" w:pos="4573"/>
                <w:tab w:val="center" w:pos="4857"/>
              </w:tabs>
              <w:rPr>
                <w:b/>
                <w:sz w:val="18"/>
                <w:szCs w:val="18"/>
              </w:rPr>
            </w:pPr>
            <w:r w:rsidRPr="007F33F1">
              <w:rPr>
                <w:b/>
                <w:sz w:val="18"/>
                <w:szCs w:val="18"/>
              </w:rPr>
              <w:t>P&amp;ID</w:t>
            </w:r>
            <w:r w:rsidRPr="007F33F1">
              <w:rPr>
                <w:b/>
                <w:sz w:val="18"/>
                <w:szCs w:val="18"/>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1B4E8E43" w14:textId="77777777" w:rsidR="004C5ADB" w:rsidRDefault="004C5ADB" w:rsidP="004C5ADB">
            <w:pPr>
              <w:pStyle w:val="Koptekst"/>
              <w:tabs>
                <w:tab w:val="clear" w:pos="4536"/>
                <w:tab w:val="left" w:pos="4006"/>
                <w:tab w:val="left" w:pos="4573"/>
                <w:tab w:val="center" w:pos="4857"/>
              </w:tabs>
              <w:rPr>
                <w:b/>
                <w:sz w:val="18"/>
                <w:szCs w:val="18"/>
              </w:rPr>
            </w:pPr>
          </w:p>
          <w:p w14:paraId="5D6306DC" w14:textId="4AD3021F" w:rsidR="004C5ADB" w:rsidRDefault="004C5ADB" w:rsidP="004C5ADB">
            <w:pPr>
              <w:pStyle w:val="Koptekst"/>
              <w:tabs>
                <w:tab w:val="clear" w:pos="4536"/>
                <w:tab w:val="left" w:pos="4006"/>
                <w:tab w:val="left" w:pos="4573"/>
                <w:tab w:val="center" w:pos="4857"/>
              </w:tabs>
              <w:rPr>
                <w:b/>
                <w:sz w:val="18"/>
                <w:szCs w:val="18"/>
              </w:rPr>
            </w:pPr>
            <w:r>
              <w:rPr>
                <w:b/>
                <w:sz w:val="18"/>
                <w:szCs w:val="18"/>
              </w:rPr>
              <w:t xml:space="preserve">Leidinglijsten/ appendages                                  </w:t>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349778BF" w14:textId="77777777" w:rsidR="004C5ADB" w:rsidRDefault="004C5ADB" w:rsidP="004C5ADB">
            <w:pPr>
              <w:pStyle w:val="Koptekst"/>
              <w:tabs>
                <w:tab w:val="clear" w:pos="4536"/>
                <w:tab w:val="left" w:pos="4006"/>
                <w:tab w:val="left" w:pos="4573"/>
                <w:tab w:val="center" w:pos="4857"/>
              </w:tabs>
              <w:rPr>
                <w:b/>
                <w:sz w:val="18"/>
                <w:szCs w:val="18"/>
              </w:rPr>
            </w:pPr>
          </w:p>
          <w:p w14:paraId="3027FAAC" w14:textId="3B0B1E55" w:rsidR="004C5ADB" w:rsidRDefault="004C5ADB" w:rsidP="004C5ADB">
            <w:pPr>
              <w:pStyle w:val="Koptekst"/>
              <w:tabs>
                <w:tab w:val="clear" w:pos="4536"/>
                <w:tab w:val="left" w:pos="4006"/>
                <w:tab w:val="left" w:pos="4573"/>
                <w:tab w:val="center" w:pos="4857"/>
              </w:tabs>
              <w:rPr>
                <w:b/>
                <w:sz w:val="18"/>
                <w:szCs w:val="18"/>
              </w:rPr>
            </w:pPr>
            <w:r>
              <w:rPr>
                <w:b/>
                <w:sz w:val="18"/>
                <w:szCs w:val="18"/>
              </w:rPr>
              <w:t xml:space="preserve">HAZOP </w:t>
            </w:r>
            <w:r w:rsidRPr="007F33F1">
              <w:rPr>
                <w:b/>
                <w:sz w:val="18"/>
                <w:szCs w:val="18"/>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Pr>
                <w:b/>
                <w:sz w:val="18"/>
                <w:szCs w:val="18"/>
              </w:rPr>
              <w:t xml:space="preserve">         Risicoanalyse</w:t>
            </w:r>
          </w:p>
          <w:p w14:paraId="374CE420" w14:textId="77777777" w:rsidR="004C5ADB" w:rsidRDefault="004C5ADB" w:rsidP="004C5ADB">
            <w:pPr>
              <w:pStyle w:val="Koptekst"/>
              <w:tabs>
                <w:tab w:val="clear" w:pos="4536"/>
                <w:tab w:val="left" w:pos="4006"/>
                <w:tab w:val="left" w:pos="4573"/>
                <w:tab w:val="center" w:pos="4857"/>
              </w:tabs>
              <w:rPr>
                <w:b/>
                <w:sz w:val="18"/>
                <w:szCs w:val="18"/>
              </w:rPr>
            </w:pPr>
          </w:p>
          <w:p w14:paraId="739F6827" w14:textId="042C3CDF" w:rsidR="00887328" w:rsidRPr="007F33F1" w:rsidRDefault="00887328" w:rsidP="004C5ADB">
            <w:pPr>
              <w:pStyle w:val="Koptekst"/>
              <w:tabs>
                <w:tab w:val="clear" w:pos="4536"/>
                <w:tab w:val="left" w:pos="4006"/>
                <w:tab w:val="left" w:pos="4573"/>
                <w:tab w:val="center" w:pos="4857"/>
              </w:tabs>
              <w:rPr>
                <w:b/>
                <w:sz w:val="18"/>
                <w:szCs w:val="18"/>
              </w:rPr>
            </w:pPr>
            <w:r w:rsidRPr="007F33F1">
              <w:rPr>
                <w:b/>
                <w:sz w:val="18"/>
                <w:szCs w:val="18"/>
              </w:rPr>
              <w:t>E-schema’s</w:t>
            </w:r>
            <w:r w:rsidRPr="007F33F1">
              <w:rPr>
                <w:b/>
                <w:sz w:val="18"/>
                <w:szCs w:val="18"/>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456B968E" w14:textId="77777777" w:rsidR="00887328" w:rsidRPr="007F33F1" w:rsidRDefault="00887328" w:rsidP="004C5ADB">
            <w:pPr>
              <w:pStyle w:val="Koptekst"/>
              <w:tabs>
                <w:tab w:val="clear" w:pos="4536"/>
                <w:tab w:val="left" w:pos="4006"/>
                <w:tab w:val="left" w:pos="4573"/>
                <w:tab w:val="center" w:pos="4857"/>
              </w:tabs>
              <w:rPr>
                <w:b/>
                <w:sz w:val="18"/>
                <w:szCs w:val="18"/>
              </w:rPr>
            </w:pPr>
          </w:p>
          <w:p w14:paraId="4EE2D166" w14:textId="6F2B255D" w:rsidR="00250C2A" w:rsidRDefault="0096714E" w:rsidP="004C5ADB">
            <w:pPr>
              <w:pStyle w:val="Koptekst"/>
              <w:tabs>
                <w:tab w:val="clear" w:pos="4536"/>
                <w:tab w:val="left" w:pos="4006"/>
                <w:tab w:val="left" w:pos="4573"/>
                <w:tab w:val="center" w:pos="4857"/>
              </w:tabs>
              <w:rPr>
                <w:b/>
                <w:sz w:val="18"/>
                <w:szCs w:val="18"/>
              </w:rPr>
            </w:pPr>
            <w:r>
              <w:rPr>
                <w:b/>
                <w:sz w:val="18"/>
                <w:szCs w:val="18"/>
              </w:rPr>
              <w:t xml:space="preserve">Cause en effect </w:t>
            </w:r>
            <w:r w:rsidR="004C5ADB">
              <w:rPr>
                <w:b/>
                <w:sz w:val="18"/>
                <w:szCs w:val="18"/>
              </w:rPr>
              <w:t xml:space="preserve">(C&amp;E) </w:t>
            </w:r>
            <w:r>
              <w:rPr>
                <w:b/>
                <w:sz w:val="18"/>
                <w:szCs w:val="18"/>
              </w:rPr>
              <w:t>matrix schakelingen</w:t>
            </w:r>
            <w:r w:rsidRPr="007F33F1">
              <w:rPr>
                <w:b/>
                <w:sz w:val="18"/>
                <w:szCs w:val="18"/>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004C5ADB">
              <w:rPr>
                <w:b/>
                <w:sz w:val="18"/>
                <w:szCs w:val="18"/>
              </w:rPr>
              <w:t xml:space="preserve">     </w:t>
            </w:r>
            <w:r w:rsidR="00763BC4">
              <w:rPr>
                <w:b/>
                <w:sz w:val="18"/>
                <w:szCs w:val="18"/>
              </w:rPr>
              <w:t>T</w:t>
            </w:r>
            <w:r w:rsidR="004C5ADB">
              <w:rPr>
                <w:b/>
                <w:sz w:val="18"/>
                <w:szCs w:val="18"/>
              </w:rPr>
              <w:t>evens interlocks</w:t>
            </w:r>
            <w:r w:rsidR="00A5285E">
              <w:rPr>
                <w:b/>
                <w:sz w:val="18"/>
                <w:szCs w:val="18"/>
              </w:rPr>
              <w:t xml:space="preserve"> vastleggen</w:t>
            </w:r>
            <w:r w:rsidRPr="007F33F1">
              <w:rPr>
                <w:b/>
                <w:sz w:val="18"/>
                <w:szCs w:val="18"/>
              </w:rPr>
              <w:t xml:space="preserve">                                                                                      </w:t>
            </w:r>
            <w:r>
              <w:rPr>
                <w:b/>
                <w:sz w:val="18"/>
                <w:szCs w:val="18"/>
              </w:rPr>
              <w:br/>
            </w:r>
          </w:p>
          <w:p w14:paraId="4B7B9F20" w14:textId="21862163" w:rsidR="00887328" w:rsidRPr="007F33F1" w:rsidRDefault="00250C2A" w:rsidP="004C5ADB">
            <w:pPr>
              <w:pStyle w:val="Koptekst"/>
              <w:tabs>
                <w:tab w:val="clear" w:pos="4536"/>
                <w:tab w:val="left" w:pos="4006"/>
                <w:tab w:val="left" w:pos="4573"/>
                <w:tab w:val="center" w:pos="4857"/>
              </w:tabs>
              <w:rPr>
                <w:b/>
                <w:sz w:val="18"/>
                <w:szCs w:val="18"/>
              </w:rPr>
            </w:pPr>
            <w:r>
              <w:rPr>
                <w:b/>
                <w:sz w:val="18"/>
                <w:szCs w:val="18"/>
              </w:rPr>
              <w:t xml:space="preserve">Invloed op installatiescenario’s                           </w:t>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0096714E">
              <w:rPr>
                <w:b/>
                <w:sz w:val="18"/>
                <w:szCs w:val="18"/>
              </w:rPr>
              <w:br/>
            </w:r>
            <w:r>
              <w:rPr>
                <w:b/>
                <w:sz w:val="18"/>
                <w:szCs w:val="18"/>
              </w:rPr>
              <w:br/>
            </w:r>
            <w:r w:rsidR="00887328" w:rsidRPr="007F33F1">
              <w:rPr>
                <w:b/>
                <w:sz w:val="18"/>
                <w:szCs w:val="18"/>
              </w:rPr>
              <w:t>TDO / onderhoud</w:t>
            </w:r>
            <w:r w:rsidR="00887328" w:rsidRPr="007F33F1">
              <w:rPr>
                <w:b/>
                <w:sz w:val="18"/>
                <w:szCs w:val="18"/>
              </w:rPr>
              <w:tab/>
            </w:r>
            <w:r w:rsidR="00887328" w:rsidRPr="007F33F1">
              <w:rPr>
                <w:b/>
                <w:sz w:val="18"/>
                <w:szCs w:val="18"/>
              </w:rPr>
              <w:fldChar w:fldCharType="begin">
                <w:ffData>
                  <w:name w:val="Check6"/>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ab/>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p>
          <w:p w14:paraId="60946AC9" w14:textId="77777777" w:rsidR="00887328" w:rsidRPr="007F33F1" w:rsidRDefault="00887328" w:rsidP="004C5ADB">
            <w:pPr>
              <w:pStyle w:val="Koptekst"/>
              <w:tabs>
                <w:tab w:val="clear" w:pos="4536"/>
                <w:tab w:val="left" w:pos="4006"/>
                <w:tab w:val="left" w:pos="4573"/>
                <w:tab w:val="center" w:pos="4857"/>
              </w:tabs>
              <w:rPr>
                <w:b/>
                <w:sz w:val="18"/>
                <w:szCs w:val="18"/>
              </w:rPr>
            </w:pPr>
          </w:p>
          <w:p w14:paraId="38D18AE5" w14:textId="77777777" w:rsidR="00887328" w:rsidRPr="00E97E48" w:rsidRDefault="00887328" w:rsidP="004C5ADB">
            <w:pPr>
              <w:pStyle w:val="Koptekst"/>
              <w:tabs>
                <w:tab w:val="clear" w:pos="4536"/>
                <w:tab w:val="left" w:pos="4006"/>
                <w:tab w:val="left" w:pos="4573"/>
                <w:tab w:val="center" w:pos="4857"/>
              </w:tabs>
              <w:rPr>
                <w:b/>
                <w:sz w:val="18"/>
                <w:szCs w:val="18"/>
                <w:lang w:val="en-GB"/>
              </w:rPr>
            </w:pPr>
            <w:r w:rsidRPr="00E97E48">
              <w:rPr>
                <w:b/>
                <w:sz w:val="18"/>
                <w:szCs w:val="18"/>
                <w:lang w:val="en-GB"/>
              </w:rPr>
              <w:t>Handleidingen</w:t>
            </w:r>
            <w:r w:rsidRPr="00E97E48">
              <w:rPr>
                <w:b/>
                <w:sz w:val="18"/>
                <w:szCs w:val="18"/>
                <w:lang w:val="en-GB"/>
              </w:rPr>
              <w:tab/>
            </w:r>
            <w:r w:rsidRPr="007F33F1">
              <w:rPr>
                <w:b/>
                <w:sz w:val="18"/>
                <w:szCs w:val="18"/>
              </w:rPr>
              <w:fldChar w:fldCharType="begin">
                <w:ffData>
                  <w:name w:val="Check6"/>
                  <w:enabled/>
                  <w:calcOnExit w:val="0"/>
                  <w:checkBox>
                    <w:sizeAuto/>
                    <w:default w:val="0"/>
                  </w:checkBox>
                </w:ffData>
              </w:fldChar>
            </w:r>
            <w:r w:rsidRPr="00E97E48">
              <w:rPr>
                <w:b/>
                <w:sz w:val="18"/>
                <w:szCs w:val="18"/>
                <w:lang w:val="en-GB"/>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E97E48">
              <w:rPr>
                <w:b/>
                <w:sz w:val="18"/>
                <w:szCs w:val="18"/>
                <w:lang w:val="en-GB"/>
              </w:rPr>
              <w:tab/>
            </w:r>
            <w:r w:rsidRPr="007F33F1">
              <w:rPr>
                <w:b/>
                <w:sz w:val="18"/>
                <w:szCs w:val="18"/>
              </w:rPr>
              <w:fldChar w:fldCharType="begin">
                <w:ffData>
                  <w:name w:val=""/>
                  <w:enabled/>
                  <w:calcOnExit w:val="0"/>
                  <w:checkBox>
                    <w:sizeAuto/>
                    <w:default w:val="0"/>
                  </w:checkBox>
                </w:ffData>
              </w:fldChar>
            </w:r>
            <w:r w:rsidRPr="00E97E48">
              <w:rPr>
                <w:b/>
                <w:sz w:val="18"/>
                <w:szCs w:val="18"/>
                <w:lang w:val="en-GB"/>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E97E48">
              <w:rPr>
                <w:b/>
                <w:sz w:val="18"/>
                <w:szCs w:val="18"/>
                <w:lang w:val="en-GB"/>
              </w:rPr>
              <w:t xml:space="preserve">     </w:t>
            </w:r>
            <w:r w:rsidRPr="007F33F1">
              <w:rPr>
                <w:b/>
                <w:sz w:val="18"/>
                <w:szCs w:val="18"/>
              </w:rPr>
              <w:fldChar w:fldCharType="begin">
                <w:ffData>
                  <w:name w:val=""/>
                  <w:enabled/>
                  <w:calcOnExit w:val="0"/>
                  <w:checkBox>
                    <w:sizeAuto/>
                    <w:default w:val="0"/>
                  </w:checkBox>
                </w:ffData>
              </w:fldChar>
            </w:r>
            <w:r w:rsidRPr="00E97E48">
              <w:rPr>
                <w:b/>
                <w:sz w:val="18"/>
                <w:szCs w:val="18"/>
                <w:lang w:val="en-GB"/>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E97E48">
              <w:rPr>
                <w:b/>
                <w:sz w:val="18"/>
                <w:szCs w:val="18"/>
                <w:lang w:val="en-GB"/>
              </w:rPr>
              <w:t xml:space="preserve">                                                                                            </w:t>
            </w:r>
          </w:p>
          <w:p w14:paraId="59CA3FEB" w14:textId="77777777" w:rsidR="00887328" w:rsidRPr="00E97E48" w:rsidRDefault="00887328" w:rsidP="004C5ADB">
            <w:pPr>
              <w:pStyle w:val="Koptekst"/>
              <w:tabs>
                <w:tab w:val="clear" w:pos="4536"/>
                <w:tab w:val="left" w:pos="4006"/>
                <w:tab w:val="left" w:pos="4573"/>
                <w:tab w:val="center" w:pos="4857"/>
              </w:tabs>
              <w:rPr>
                <w:b/>
                <w:sz w:val="18"/>
                <w:szCs w:val="18"/>
                <w:lang w:val="en-GB"/>
              </w:rPr>
            </w:pPr>
          </w:p>
          <w:p w14:paraId="3F02F436" w14:textId="77777777" w:rsidR="00887328" w:rsidRPr="00E60F56" w:rsidRDefault="00887328" w:rsidP="004C5ADB">
            <w:pPr>
              <w:pStyle w:val="Koptekst"/>
              <w:tabs>
                <w:tab w:val="clear" w:pos="4536"/>
                <w:tab w:val="left" w:pos="4006"/>
                <w:tab w:val="left" w:pos="4573"/>
                <w:tab w:val="center" w:pos="4857"/>
              </w:tabs>
              <w:rPr>
                <w:b/>
                <w:sz w:val="18"/>
                <w:szCs w:val="18"/>
                <w:lang w:val="en-GB"/>
              </w:rPr>
            </w:pPr>
            <w:r w:rsidRPr="00E60F56">
              <w:rPr>
                <w:b/>
                <w:sz w:val="18"/>
                <w:szCs w:val="18"/>
                <w:lang w:val="en-GB"/>
              </w:rPr>
              <w:t>Training / onderricht / werkinstructies</w:t>
            </w:r>
            <w:r w:rsidRPr="00E60F56">
              <w:rPr>
                <w:b/>
                <w:sz w:val="18"/>
                <w:szCs w:val="18"/>
                <w:lang w:val="en-GB"/>
              </w:rPr>
              <w:tab/>
            </w:r>
            <w:r w:rsidRPr="0058421F">
              <w:rPr>
                <w:b/>
                <w:sz w:val="18"/>
                <w:szCs w:val="18"/>
              </w:rPr>
              <w:fldChar w:fldCharType="begin">
                <w:ffData>
                  <w:name w:val="Check6"/>
                  <w:enabled/>
                  <w:calcOnExit w:val="0"/>
                  <w:checkBox>
                    <w:sizeAuto/>
                    <w:default w:val="0"/>
                  </w:checkBox>
                </w:ffData>
              </w:fldChar>
            </w:r>
            <w:r w:rsidRPr="00E60F56">
              <w:rPr>
                <w:b/>
                <w:sz w:val="18"/>
                <w:szCs w:val="18"/>
                <w:lang w:val="en-GB"/>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E60F56">
              <w:rPr>
                <w:b/>
                <w:sz w:val="18"/>
                <w:szCs w:val="18"/>
                <w:lang w:val="en-GB"/>
              </w:rPr>
              <w:tab/>
            </w:r>
            <w:r w:rsidRPr="0058421F">
              <w:rPr>
                <w:b/>
                <w:sz w:val="18"/>
                <w:szCs w:val="18"/>
              </w:rPr>
              <w:fldChar w:fldCharType="begin">
                <w:ffData>
                  <w:name w:val=""/>
                  <w:enabled/>
                  <w:calcOnExit w:val="0"/>
                  <w:checkBox>
                    <w:sizeAuto/>
                    <w:default w:val="0"/>
                  </w:checkBox>
                </w:ffData>
              </w:fldChar>
            </w:r>
            <w:r w:rsidRPr="00E60F56">
              <w:rPr>
                <w:b/>
                <w:sz w:val="18"/>
                <w:szCs w:val="18"/>
                <w:lang w:val="en-GB"/>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E60F56">
              <w:rPr>
                <w:b/>
                <w:sz w:val="18"/>
                <w:szCs w:val="18"/>
                <w:lang w:val="en-GB"/>
              </w:rPr>
              <w:t xml:space="preserve">     </w:t>
            </w:r>
            <w:r w:rsidRPr="0058421F">
              <w:rPr>
                <w:b/>
                <w:sz w:val="18"/>
                <w:szCs w:val="18"/>
              </w:rPr>
              <w:fldChar w:fldCharType="begin">
                <w:ffData>
                  <w:name w:val=""/>
                  <w:enabled/>
                  <w:calcOnExit w:val="0"/>
                  <w:checkBox>
                    <w:sizeAuto/>
                    <w:default w:val="0"/>
                  </w:checkBox>
                </w:ffData>
              </w:fldChar>
            </w:r>
            <w:r w:rsidRPr="00E60F56">
              <w:rPr>
                <w:b/>
                <w:sz w:val="18"/>
                <w:szCs w:val="18"/>
                <w:lang w:val="en-GB"/>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E60F56">
              <w:rPr>
                <w:b/>
                <w:sz w:val="18"/>
                <w:szCs w:val="18"/>
                <w:lang w:val="en-GB"/>
              </w:rPr>
              <w:t xml:space="preserve">                                                                                            </w:t>
            </w:r>
          </w:p>
          <w:p w14:paraId="6F5F8D49" w14:textId="77777777" w:rsidR="00887328" w:rsidRPr="00E60F56" w:rsidRDefault="00887328" w:rsidP="004C5ADB">
            <w:pPr>
              <w:pStyle w:val="Koptekst"/>
              <w:tabs>
                <w:tab w:val="clear" w:pos="4536"/>
                <w:tab w:val="left" w:pos="4006"/>
                <w:tab w:val="left" w:pos="4573"/>
                <w:tab w:val="center" w:pos="4857"/>
              </w:tabs>
              <w:rPr>
                <w:b/>
                <w:sz w:val="18"/>
                <w:szCs w:val="18"/>
                <w:lang w:val="en-GB"/>
              </w:rPr>
            </w:pPr>
          </w:p>
          <w:p w14:paraId="3FBC2946" w14:textId="77777777" w:rsidR="00360CA1" w:rsidRPr="0058421F" w:rsidRDefault="00360CA1" w:rsidP="004C5ADB">
            <w:pPr>
              <w:pStyle w:val="Koptekst"/>
              <w:tabs>
                <w:tab w:val="clear" w:pos="4536"/>
                <w:tab w:val="left" w:pos="4006"/>
                <w:tab w:val="left" w:pos="4573"/>
                <w:tab w:val="center" w:pos="4857"/>
              </w:tabs>
              <w:rPr>
                <w:b/>
                <w:sz w:val="18"/>
                <w:szCs w:val="18"/>
                <w:lang w:val="en-US"/>
              </w:rPr>
            </w:pPr>
            <w:r w:rsidRPr="0058421F">
              <w:rPr>
                <w:b/>
                <w:sz w:val="18"/>
                <w:szCs w:val="18"/>
                <w:lang w:val="en-US"/>
              </w:rPr>
              <w:t>PSSR (Pre-Safety-Startup-Review)</w:t>
            </w:r>
            <w:r w:rsidRPr="0058421F">
              <w:rPr>
                <w:b/>
                <w:sz w:val="18"/>
                <w:szCs w:val="18"/>
                <w:lang w:val="en-US"/>
              </w:rPr>
              <w:tab/>
            </w:r>
            <w:r w:rsidRPr="0058421F">
              <w:rPr>
                <w:b/>
                <w:sz w:val="18"/>
                <w:szCs w:val="18"/>
              </w:rPr>
              <w:fldChar w:fldCharType="begin">
                <w:ffData>
                  <w:name w:val="Check6"/>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ab/>
            </w:r>
            <w:r w:rsidRPr="0058421F">
              <w:rPr>
                <w:b/>
                <w:sz w:val="18"/>
                <w:szCs w:val="18"/>
              </w:rPr>
              <w:fldChar w:fldCharType="begin">
                <w:ffData>
                  <w:name w:val=""/>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 xml:space="preserve">     </w:t>
            </w:r>
            <w:r w:rsidRPr="0058421F">
              <w:rPr>
                <w:b/>
                <w:sz w:val="18"/>
                <w:szCs w:val="18"/>
              </w:rPr>
              <w:fldChar w:fldCharType="begin">
                <w:ffData>
                  <w:name w:val=""/>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 xml:space="preserve">   </w:t>
            </w:r>
          </w:p>
          <w:p w14:paraId="308830BB" w14:textId="77777777" w:rsidR="00360CA1" w:rsidRPr="0058421F" w:rsidRDefault="00360CA1" w:rsidP="004C5ADB">
            <w:pPr>
              <w:pStyle w:val="Koptekst"/>
              <w:tabs>
                <w:tab w:val="clear" w:pos="4536"/>
                <w:tab w:val="left" w:pos="4006"/>
                <w:tab w:val="left" w:pos="4573"/>
                <w:tab w:val="center" w:pos="4857"/>
              </w:tabs>
              <w:rPr>
                <w:b/>
                <w:sz w:val="18"/>
                <w:szCs w:val="18"/>
                <w:lang w:val="en-GB"/>
              </w:rPr>
            </w:pPr>
            <w:r w:rsidRPr="0058421F">
              <w:rPr>
                <w:b/>
                <w:sz w:val="18"/>
                <w:szCs w:val="18"/>
                <w:lang w:val="en-US"/>
              </w:rPr>
              <w:t xml:space="preserve">  </w:t>
            </w:r>
          </w:p>
          <w:p w14:paraId="73C248A7" w14:textId="50A38CFE" w:rsidR="00360CA1" w:rsidRDefault="00360CA1" w:rsidP="004C5ADB">
            <w:pPr>
              <w:pStyle w:val="Koptekst"/>
              <w:tabs>
                <w:tab w:val="clear" w:pos="4536"/>
                <w:tab w:val="left" w:pos="4006"/>
                <w:tab w:val="left" w:pos="4573"/>
                <w:tab w:val="center" w:pos="4857"/>
              </w:tabs>
              <w:rPr>
                <w:b/>
                <w:sz w:val="18"/>
                <w:szCs w:val="18"/>
                <w:lang w:val="en-US"/>
              </w:rPr>
            </w:pPr>
            <w:r w:rsidRPr="0058421F">
              <w:rPr>
                <w:b/>
                <w:sz w:val="18"/>
                <w:szCs w:val="18"/>
                <w:lang w:val="en-US"/>
              </w:rPr>
              <w:t>IQ (Installation Qualification)</w:t>
            </w:r>
            <w:r w:rsidRPr="0058421F">
              <w:rPr>
                <w:b/>
                <w:sz w:val="18"/>
                <w:szCs w:val="18"/>
                <w:lang w:val="en-US"/>
              </w:rPr>
              <w:tab/>
            </w:r>
            <w:r w:rsidRPr="0058421F">
              <w:rPr>
                <w:b/>
                <w:sz w:val="18"/>
                <w:szCs w:val="18"/>
              </w:rPr>
              <w:fldChar w:fldCharType="begin">
                <w:ffData>
                  <w:name w:val="Check6"/>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ab/>
            </w:r>
            <w:r w:rsidRPr="0058421F">
              <w:rPr>
                <w:b/>
                <w:sz w:val="18"/>
                <w:szCs w:val="18"/>
              </w:rPr>
              <w:fldChar w:fldCharType="begin">
                <w:ffData>
                  <w:name w:val=""/>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 xml:space="preserve">     </w:t>
            </w:r>
            <w:r w:rsidRPr="0058421F">
              <w:rPr>
                <w:b/>
                <w:sz w:val="18"/>
                <w:szCs w:val="18"/>
              </w:rPr>
              <w:fldChar w:fldCharType="begin">
                <w:ffData>
                  <w:name w:val=""/>
                  <w:enabled/>
                  <w:calcOnExit w:val="0"/>
                  <w:checkBox>
                    <w:sizeAuto/>
                    <w:default w:val="0"/>
                  </w:checkBox>
                </w:ffData>
              </w:fldChar>
            </w:r>
            <w:r w:rsidRPr="0058421F">
              <w:rPr>
                <w:b/>
                <w:sz w:val="18"/>
                <w:szCs w:val="18"/>
                <w:lang w:val="en-US"/>
              </w:rPr>
              <w:instrText xml:space="preserve"> FORMCHECKBOX </w:instrText>
            </w:r>
            <w:r w:rsidRPr="0058421F">
              <w:rPr>
                <w:b/>
                <w:sz w:val="18"/>
                <w:szCs w:val="18"/>
              </w:rPr>
            </w:r>
            <w:r w:rsidRPr="0058421F">
              <w:rPr>
                <w:b/>
                <w:sz w:val="18"/>
                <w:szCs w:val="18"/>
              </w:rPr>
              <w:fldChar w:fldCharType="separate"/>
            </w:r>
            <w:r w:rsidRPr="0058421F">
              <w:rPr>
                <w:b/>
                <w:sz w:val="18"/>
                <w:szCs w:val="18"/>
              </w:rPr>
              <w:fldChar w:fldCharType="end"/>
            </w:r>
            <w:r w:rsidRPr="0058421F">
              <w:rPr>
                <w:b/>
                <w:sz w:val="18"/>
                <w:szCs w:val="18"/>
                <w:lang w:val="en-US"/>
              </w:rPr>
              <w:t xml:space="preserve">           (MHB04-9 Validatie Masterplan</w:t>
            </w:r>
            <w:r w:rsidR="00C137E1">
              <w:rPr>
                <w:b/>
                <w:sz w:val="18"/>
                <w:szCs w:val="18"/>
                <w:lang w:val="en-US"/>
              </w:rPr>
              <w:t xml:space="preserve"> GMP</w:t>
            </w:r>
            <w:r w:rsidRPr="0058421F">
              <w:rPr>
                <w:b/>
                <w:sz w:val="18"/>
                <w:szCs w:val="18"/>
                <w:lang w:val="en-US"/>
              </w:rPr>
              <w:t>)</w:t>
            </w:r>
          </w:p>
          <w:p w14:paraId="7F6A1CE2" w14:textId="77777777" w:rsidR="00FA373D" w:rsidRDefault="00FA373D" w:rsidP="004C5ADB">
            <w:pPr>
              <w:pStyle w:val="Koptekst"/>
              <w:tabs>
                <w:tab w:val="clear" w:pos="4536"/>
                <w:tab w:val="clear" w:pos="9072"/>
                <w:tab w:val="left" w:pos="4006"/>
                <w:tab w:val="left" w:pos="4573"/>
                <w:tab w:val="center" w:pos="4857"/>
              </w:tabs>
              <w:rPr>
                <w:b/>
                <w:sz w:val="18"/>
                <w:szCs w:val="18"/>
              </w:rPr>
            </w:pPr>
            <w:r w:rsidRPr="0096714E">
              <w:rPr>
                <w:b/>
                <w:sz w:val="18"/>
                <w:szCs w:val="18"/>
                <w:lang w:val="en-GB"/>
              </w:rPr>
              <w:tab/>
            </w:r>
            <w:r w:rsidR="004E3200" w:rsidRPr="006678D1">
              <w:rPr>
                <w:b/>
                <w:sz w:val="18"/>
                <w:szCs w:val="18"/>
                <w:lang w:val="en-US"/>
              </w:rPr>
              <w:br/>
            </w:r>
            <w:r>
              <w:rPr>
                <w:b/>
                <w:sz w:val="18"/>
                <w:szCs w:val="18"/>
              </w:rPr>
              <w:t>Wijzigingslocatie (b.v. verbouwing,</w:t>
            </w:r>
          </w:p>
          <w:p w14:paraId="24E311CC" w14:textId="6D1207CE" w:rsidR="00360CA1" w:rsidRPr="004E3200" w:rsidRDefault="004E3200" w:rsidP="004C5ADB">
            <w:pPr>
              <w:pStyle w:val="Koptekst"/>
              <w:tabs>
                <w:tab w:val="clear" w:pos="4536"/>
                <w:tab w:val="clear" w:pos="9072"/>
                <w:tab w:val="left" w:pos="4006"/>
                <w:tab w:val="left" w:pos="4573"/>
                <w:tab w:val="center" w:pos="4857"/>
              </w:tabs>
              <w:rPr>
                <w:b/>
                <w:sz w:val="18"/>
                <w:szCs w:val="18"/>
              </w:rPr>
            </w:pPr>
            <w:r>
              <w:rPr>
                <w:b/>
                <w:sz w:val="18"/>
                <w:szCs w:val="18"/>
              </w:rPr>
              <w:t>plaatsen installatie(s)  afschermen</w:t>
            </w:r>
            <w:r w:rsidR="004C5ADB">
              <w:rPr>
                <w:b/>
                <w:sz w:val="18"/>
                <w:szCs w:val="18"/>
              </w:rPr>
              <w:t xml:space="preserve">                     </w:t>
            </w:r>
            <w:r w:rsidRPr="007F33F1">
              <w:rPr>
                <w:b/>
                <w:sz w:val="18"/>
                <w:szCs w:val="18"/>
              </w:rPr>
              <w:fldChar w:fldCharType="begin">
                <w:ffData>
                  <w:name w:val="Check6"/>
                  <w:enabled/>
                  <w:calcOnExit w:val="0"/>
                  <w:checkBox>
                    <w:sizeAuto/>
                    <w:default w:val="0"/>
                  </w:checkBox>
                </w:ffData>
              </w:fldChar>
            </w:r>
            <w:r w:rsidRPr="004E3200">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Pr>
                <w:b/>
                <w:sz w:val="18"/>
                <w:szCs w:val="18"/>
              </w:rPr>
              <w:t xml:space="preserve">    </w:t>
            </w:r>
            <w:r w:rsidR="004C5ADB">
              <w:rPr>
                <w:b/>
                <w:sz w:val="18"/>
                <w:szCs w:val="18"/>
              </w:rPr>
              <w:t xml:space="preserve">   </w:t>
            </w:r>
            <w:r w:rsidRPr="007F33F1">
              <w:rPr>
                <w:b/>
                <w:sz w:val="18"/>
                <w:szCs w:val="18"/>
              </w:rPr>
              <w:fldChar w:fldCharType="begin">
                <w:ffData>
                  <w:name w:val=""/>
                  <w:enabled/>
                  <w:calcOnExit w:val="0"/>
                  <w:checkBox>
                    <w:sizeAuto/>
                    <w:default w:val="0"/>
                  </w:checkBox>
                </w:ffData>
              </w:fldChar>
            </w:r>
            <w:r w:rsidRPr="004E3200">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4E3200">
              <w:rPr>
                <w:b/>
                <w:sz w:val="18"/>
                <w:szCs w:val="18"/>
              </w:rPr>
              <w:t xml:space="preserve">     </w:t>
            </w:r>
            <w:r w:rsidRPr="007F33F1">
              <w:rPr>
                <w:b/>
                <w:sz w:val="18"/>
                <w:szCs w:val="18"/>
              </w:rPr>
              <w:fldChar w:fldCharType="begin">
                <w:ffData>
                  <w:name w:val=""/>
                  <w:enabled/>
                  <w:calcOnExit w:val="0"/>
                  <w:checkBox>
                    <w:sizeAuto/>
                    <w:default w:val="0"/>
                  </w:checkBox>
                </w:ffData>
              </w:fldChar>
            </w:r>
            <w:r w:rsidRPr="004E3200">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Pr>
                <w:b/>
                <w:sz w:val="18"/>
                <w:szCs w:val="18"/>
              </w:rPr>
              <w:t xml:space="preserve">          </w:t>
            </w:r>
            <w:r w:rsidR="004C5ADB">
              <w:rPr>
                <w:b/>
                <w:sz w:val="18"/>
                <w:szCs w:val="18"/>
              </w:rPr>
              <w:t xml:space="preserve"> </w:t>
            </w:r>
            <w:r>
              <w:rPr>
                <w:b/>
                <w:sz w:val="18"/>
                <w:szCs w:val="18"/>
              </w:rPr>
              <w:t>(GMP/ Food/ Atex/ Arbo / productie/ opslag)</w:t>
            </w:r>
            <w:r w:rsidRPr="004E3200">
              <w:rPr>
                <w:b/>
                <w:sz w:val="18"/>
                <w:szCs w:val="18"/>
              </w:rPr>
              <w:t xml:space="preserve">                                                                              </w:t>
            </w:r>
            <w:r>
              <w:rPr>
                <w:b/>
                <w:sz w:val="18"/>
                <w:szCs w:val="18"/>
              </w:rPr>
              <w:br/>
            </w:r>
            <w:r w:rsidR="00360CA1" w:rsidRPr="004E3200">
              <w:rPr>
                <w:b/>
                <w:sz w:val="18"/>
                <w:szCs w:val="18"/>
              </w:rPr>
              <w:t xml:space="preserve">                                                                                        </w:t>
            </w:r>
          </w:p>
          <w:p w14:paraId="47556FE1" w14:textId="77777777" w:rsidR="004C5ADB" w:rsidRPr="00E97E48" w:rsidRDefault="00BB561D" w:rsidP="004C5ADB">
            <w:pPr>
              <w:pStyle w:val="Koptekst"/>
              <w:tabs>
                <w:tab w:val="clear" w:pos="4536"/>
                <w:tab w:val="left" w:pos="4006"/>
                <w:tab w:val="left" w:pos="4573"/>
                <w:tab w:val="center" w:pos="4857"/>
              </w:tabs>
              <w:rPr>
                <w:b/>
                <w:sz w:val="18"/>
                <w:szCs w:val="18"/>
              </w:rPr>
            </w:pPr>
            <w:r w:rsidRPr="00BB561D">
              <w:rPr>
                <w:b/>
                <w:sz w:val="18"/>
                <w:szCs w:val="18"/>
              </w:rPr>
              <w:t>Activiteitenbesluit/ regeling geraadpleegd</w:t>
            </w:r>
            <w:r w:rsidR="00887328" w:rsidRPr="00BB561D">
              <w:rPr>
                <w:b/>
                <w:sz w:val="18"/>
                <w:szCs w:val="18"/>
              </w:rPr>
              <w:tab/>
            </w:r>
            <w:r w:rsidR="00887328" w:rsidRPr="00BB561D">
              <w:rPr>
                <w:b/>
                <w:sz w:val="18"/>
                <w:szCs w:val="18"/>
              </w:rPr>
              <w:fldChar w:fldCharType="begin">
                <w:ffData>
                  <w:name w:val="Check6"/>
                  <w:enabled/>
                  <w:calcOnExit w:val="0"/>
                  <w:checkBox>
                    <w:sizeAuto/>
                    <w:default w:val="0"/>
                  </w:checkBox>
                </w:ffData>
              </w:fldChar>
            </w:r>
            <w:r w:rsidR="00887328" w:rsidRPr="00E97E48">
              <w:rPr>
                <w:b/>
                <w:sz w:val="18"/>
                <w:szCs w:val="18"/>
              </w:rPr>
              <w:instrText xml:space="preserve"> FORMCHECKBOX </w:instrText>
            </w:r>
            <w:r w:rsidR="00887328" w:rsidRPr="00BB561D">
              <w:rPr>
                <w:b/>
                <w:sz w:val="18"/>
                <w:szCs w:val="18"/>
              </w:rPr>
            </w:r>
            <w:r w:rsidR="00887328" w:rsidRPr="00BB561D">
              <w:rPr>
                <w:b/>
                <w:sz w:val="18"/>
                <w:szCs w:val="18"/>
              </w:rPr>
              <w:fldChar w:fldCharType="separate"/>
            </w:r>
            <w:r w:rsidR="00887328" w:rsidRPr="00BB561D">
              <w:rPr>
                <w:b/>
                <w:sz w:val="18"/>
                <w:szCs w:val="18"/>
              </w:rPr>
              <w:fldChar w:fldCharType="end"/>
            </w:r>
            <w:r w:rsidR="00887328" w:rsidRPr="00E97E48">
              <w:rPr>
                <w:b/>
                <w:sz w:val="18"/>
                <w:szCs w:val="18"/>
              </w:rPr>
              <w:tab/>
            </w:r>
            <w:r w:rsidR="00887328" w:rsidRPr="00BB561D">
              <w:rPr>
                <w:b/>
                <w:sz w:val="18"/>
                <w:szCs w:val="18"/>
              </w:rPr>
              <w:fldChar w:fldCharType="begin">
                <w:ffData>
                  <w:name w:val=""/>
                  <w:enabled/>
                  <w:calcOnExit w:val="0"/>
                  <w:checkBox>
                    <w:sizeAuto/>
                    <w:default w:val="0"/>
                  </w:checkBox>
                </w:ffData>
              </w:fldChar>
            </w:r>
            <w:r w:rsidR="00887328" w:rsidRPr="00E97E48">
              <w:rPr>
                <w:b/>
                <w:sz w:val="18"/>
                <w:szCs w:val="18"/>
              </w:rPr>
              <w:instrText xml:space="preserve"> FORMCHECKBOX </w:instrText>
            </w:r>
            <w:r w:rsidR="00887328" w:rsidRPr="00BB561D">
              <w:rPr>
                <w:b/>
                <w:sz w:val="18"/>
                <w:szCs w:val="18"/>
              </w:rPr>
            </w:r>
            <w:r w:rsidR="00887328" w:rsidRPr="00BB561D">
              <w:rPr>
                <w:b/>
                <w:sz w:val="18"/>
                <w:szCs w:val="18"/>
              </w:rPr>
              <w:fldChar w:fldCharType="separate"/>
            </w:r>
            <w:r w:rsidR="00887328" w:rsidRPr="00BB561D">
              <w:rPr>
                <w:b/>
                <w:sz w:val="18"/>
                <w:szCs w:val="18"/>
              </w:rPr>
              <w:fldChar w:fldCharType="end"/>
            </w:r>
            <w:r w:rsidR="00887328" w:rsidRPr="00E97E48">
              <w:rPr>
                <w:b/>
                <w:sz w:val="18"/>
                <w:szCs w:val="18"/>
              </w:rPr>
              <w:t xml:space="preserve">     </w:t>
            </w:r>
            <w:r w:rsidR="00887328" w:rsidRPr="00BB561D">
              <w:rPr>
                <w:b/>
                <w:sz w:val="18"/>
                <w:szCs w:val="18"/>
              </w:rPr>
              <w:fldChar w:fldCharType="begin">
                <w:ffData>
                  <w:name w:val=""/>
                  <w:enabled/>
                  <w:calcOnExit w:val="0"/>
                  <w:checkBox>
                    <w:sizeAuto/>
                    <w:default w:val="0"/>
                  </w:checkBox>
                </w:ffData>
              </w:fldChar>
            </w:r>
            <w:r w:rsidR="00887328" w:rsidRPr="00E97E48">
              <w:rPr>
                <w:b/>
                <w:sz w:val="18"/>
                <w:szCs w:val="18"/>
              </w:rPr>
              <w:instrText xml:space="preserve"> FORMCHECKBOX </w:instrText>
            </w:r>
            <w:r w:rsidR="00887328" w:rsidRPr="00BB561D">
              <w:rPr>
                <w:b/>
                <w:sz w:val="18"/>
                <w:szCs w:val="18"/>
              </w:rPr>
            </w:r>
            <w:r w:rsidR="00887328" w:rsidRPr="00BB561D">
              <w:rPr>
                <w:b/>
                <w:sz w:val="18"/>
                <w:szCs w:val="18"/>
              </w:rPr>
              <w:fldChar w:fldCharType="separate"/>
            </w:r>
            <w:r w:rsidR="00887328" w:rsidRPr="00BB561D">
              <w:rPr>
                <w:b/>
                <w:sz w:val="18"/>
                <w:szCs w:val="18"/>
              </w:rPr>
              <w:fldChar w:fldCharType="end"/>
            </w:r>
            <w:r w:rsidR="00887328" w:rsidRPr="00E97E48">
              <w:rPr>
                <w:b/>
                <w:sz w:val="18"/>
                <w:szCs w:val="18"/>
              </w:rPr>
              <w:t xml:space="preserve"> </w:t>
            </w:r>
            <w:r w:rsidR="004C5ADB" w:rsidRPr="00E97E48">
              <w:rPr>
                <w:b/>
                <w:sz w:val="18"/>
                <w:szCs w:val="18"/>
              </w:rPr>
              <w:br/>
            </w:r>
          </w:p>
          <w:p w14:paraId="6ACAB091" w14:textId="5CFCDAB6" w:rsidR="004C5ADB" w:rsidRPr="00E97E48" w:rsidRDefault="004C5ADB" w:rsidP="004C5ADB">
            <w:pPr>
              <w:pStyle w:val="Koptekst"/>
              <w:tabs>
                <w:tab w:val="clear" w:pos="4536"/>
                <w:tab w:val="left" w:pos="4006"/>
                <w:tab w:val="left" w:pos="4573"/>
                <w:tab w:val="center" w:pos="4857"/>
              </w:tabs>
              <w:rPr>
                <w:b/>
                <w:sz w:val="18"/>
                <w:szCs w:val="18"/>
              </w:rPr>
            </w:pPr>
            <w:r w:rsidRPr="00E97E48">
              <w:rPr>
                <w:b/>
                <w:sz w:val="18"/>
                <w:szCs w:val="18"/>
              </w:rPr>
              <w:t xml:space="preserve">Veiligheidsrapport                                                </w:t>
            </w:r>
            <w:r w:rsidRPr="00BB561D">
              <w:rPr>
                <w:b/>
                <w:sz w:val="18"/>
                <w:szCs w:val="18"/>
              </w:rPr>
              <w:fldChar w:fldCharType="begin">
                <w:ffData>
                  <w:name w:val="Check6"/>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r w:rsidRPr="00E97E48">
              <w:rPr>
                <w:b/>
                <w:sz w:val="18"/>
                <w:szCs w:val="18"/>
              </w:rPr>
              <w:tab/>
            </w:r>
            <w:r w:rsidRPr="00BB561D">
              <w:rPr>
                <w:b/>
                <w:sz w:val="18"/>
                <w:szCs w:val="18"/>
              </w:rPr>
              <w:fldChar w:fldCharType="begin">
                <w:ffData>
                  <w:name w:val=""/>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r w:rsidRPr="00E97E48">
              <w:rPr>
                <w:b/>
                <w:sz w:val="18"/>
                <w:szCs w:val="18"/>
              </w:rPr>
              <w:t xml:space="preserve">     </w:t>
            </w:r>
            <w:r w:rsidRPr="00BB561D">
              <w:rPr>
                <w:b/>
                <w:sz w:val="18"/>
                <w:szCs w:val="18"/>
              </w:rPr>
              <w:fldChar w:fldCharType="begin">
                <w:ffData>
                  <w:name w:val=""/>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p>
          <w:p w14:paraId="698DE1BA" w14:textId="77777777" w:rsidR="004C5ADB" w:rsidRPr="00E97E48" w:rsidRDefault="004C5ADB" w:rsidP="004C5ADB">
            <w:pPr>
              <w:pStyle w:val="Koptekst"/>
              <w:tabs>
                <w:tab w:val="clear" w:pos="4536"/>
                <w:tab w:val="left" w:pos="4006"/>
                <w:tab w:val="left" w:pos="4573"/>
                <w:tab w:val="center" w:pos="4857"/>
              </w:tabs>
              <w:rPr>
                <w:b/>
                <w:sz w:val="18"/>
                <w:szCs w:val="18"/>
              </w:rPr>
            </w:pPr>
          </w:p>
          <w:p w14:paraId="362E9727" w14:textId="78E15564" w:rsidR="00887328" w:rsidRPr="00E97E48" w:rsidRDefault="004C5ADB" w:rsidP="004C5ADB">
            <w:pPr>
              <w:pStyle w:val="Koptekst"/>
              <w:tabs>
                <w:tab w:val="clear" w:pos="4536"/>
                <w:tab w:val="left" w:pos="4006"/>
                <w:tab w:val="left" w:pos="4573"/>
                <w:tab w:val="center" w:pos="4857"/>
              </w:tabs>
              <w:rPr>
                <w:b/>
                <w:sz w:val="18"/>
                <w:szCs w:val="18"/>
              </w:rPr>
            </w:pPr>
            <w:r w:rsidRPr="00E97E48">
              <w:rPr>
                <w:b/>
                <w:sz w:val="18"/>
                <w:szCs w:val="18"/>
              </w:rPr>
              <w:t>UPD (sprinkler)</w:t>
            </w:r>
            <w:r w:rsidR="00887328" w:rsidRPr="00E97E48">
              <w:rPr>
                <w:b/>
                <w:sz w:val="18"/>
                <w:szCs w:val="18"/>
              </w:rPr>
              <w:t xml:space="preserve">                                                      </w:t>
            </w:r>
            <w:r w:rsidRPr="00BB561D">
              <w:rPr>
                <w:b/>
                <w:sz w:val="18"/>
                <w:szCs w:val="18"/>
              </w:rPr>
              <w:fldChar w:fldCharType="begin">
                <w:ffData>
                  <w:name w:val="Check6"/>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r w:rsidRPr="00E97E48">
              <w:rPr>
                <w:b/>
                <w:sz w:val="18"/>
                <w:szCs w:val="18"/>
              </w:rPr>
              <w:tab/>
            </w:r>
            <w:r w:rsidRPr="00BB561D">
              <w:rPr>
                <w:b/>
                <w:sz w:val="18"/>
                <w:szCs w:val="18"/>
              </w:rPr>
              <w:fldChar w:fldCharType="begin">
                <w:ffData>
                  <w:name w:val=""/>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r w:rsidRPr="00E97E48">
              <w:rPr>
                <w:b/>
                <w:sz w:val="18"/>
                <w:szCs w:val="18"/>
              </w:rPr>
              <w:t xml:space="preserve">     </w:t>
            </w:r>
            <w:r w:rsidRPr="00BB561D">
              <w:rPr>
                <w:b/>
                <w:sz w:val="18"/>
                <w:szCs w:val="18"/>
              </w:rPr>
              <w:fldChar w:fldCharType="begin">
                <w:ffData>
                  <w:name w:val="Check6"/>
                  <w:enabled/>
                  <w:calcOnExit w:val="0"/>
                  <w:checkBox>
                    <w:sizeAuto/>
                    <w:default w:val="0"/>
                  </w:checkBox>
                </w:ffData>
              </w:fldChar>
            </w:r>
            <w:r w:rsidRPr="00E97E48">
              <w:rPr>
                <w:b/>
                <w:sz w:val="18"/>
                <w:szCs w:val="18"/>
              </w:rPr>
              <w:instrText xml:space="preserve"> FORMCHECKBOX </w:instrText>
            </w:r>
            <w:r w:rsidRPr="00BB561D">
              <w:rPr>
                <w:b/>
                <w:sz w:val="18"/>
                <w:szCs w:val="18"/>
              </w:rPr>
            </w:r>
            <w:r w:rsidRPr="00BB561D">
              <w:rPr>
                <w:b/>
                <w:sz w:val="18"/>
                <w:szCs w:val="18"/>
              </w:rPr>
              <w:fldChar w:fldCharType="separate"/>
            </w:r>
            <w:r w:rsidRPr="00BB561D">
              <w:rPr>
                <w:b/>
                <w:sz w:val="18"/>
                <w:szCs w:val="18"/>
              </w:rPr>
              <w:fldChar w:fldCharType="end"/>
            </w:r>
            <w:r w:rsidR="00887328" w:rsidRPr="00E97E48">
              <w:rPr>
                <w:b/>
                <w:sz w:val="18"/>
                <w:szCs w:val="18"/>
              </w:rPr>
              <w:t xml:space="preserve">                                     </w:t>
            </w:r>
          </w:p>
          <w:p w14:paraId="3469770E" w14:textId="77777777" w:rsidR="00887328" w:rsidRPr="00E97E48" w:rsidRDefault="00887328" w:rsidP="004C5ADB">
            <w:pPr>
              <w:pStyle w:val="Koptekst"/>
              <w:tabs>
                <w:tab w:val="clear" w:pos="4536"/>
                <w:tab w:val="left" w:pos="4006"/>
                <w:tab w:val="left" w:pos="4573"/>
                <w:tab w:val="center" w:pos="4857"/>
              </w:tabs>
              <w:rPr>
                <w:b/>
                <w:sz w:val="18"/>
                <w:szCs w:val="18"/>
              </w:rPr>
            </w:pPr>
          </w:p>
          <w:p w14:paraId="4D091D4A" w14:textId="654564F5" w:rsidR="00887328" w:rsidRPr="007F33F1" w:rsidRDefault="004C2065" w:rsidP="004C5ADB">
            <w:pPr>
              <w:pStyle w:val="Koptekst"/>
              <w:tabs>
                <w:tab w:val="clear" w:pos="4536"/>
                <w:tab w:val="left" w:pos="4006"/>
                <w:tab w:val="left" w:pos="4573"/>
                <w:tab w:val="center" w:pos="4857"/>
              </w:tabs>
              <w:rPr>
                <w:b/>
                <w:sz w:val="18"/>
                <w:szCs w:val="18"/>
              </w:rPr>
            </w:pPr>
            <w:r>
              <w:rPr>
                <w:b/>
                <w:sz w:val="18"/>
                <w:szCs w:val="18"/>
              </w:rPr>
              <w:t>Milieu Aspecten Register</w:t>
            </w:r>
            <w:r w:rsidR="00887328" w:rsidRPr="006678D1">
              <w:rPr>
                <w:b/>
                <w:sz w:val="18"/>
                <w:szCs w:val="18"/>
              </w:rPr>
              <w:tab/>
            </w:r>
            <w:r w:rsidR="00887328" w:rsidRPr="007F33F1">
              <w:rPr>
                <w:b/>
                <w:sz w:val="18"/>
                <w:szCs w:val="18"/>
              </w:rPr>
              <w:fldChar w:fldCharType="begin">
                <w:ffData>
                  <w:name w:val="Check6"/>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ab/>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r>
              <w:rPr>
                <w:b/>
                <w:sz w:val="18"/>
                <w:szCs w:val="18"/>
              </w:rPr>
              <w:t>(MHB15-1 / Milieu Aspecten register)</w:t>
            </w:r>
            <w:r w:rsidR="00887328" w:rsidRPr="007F33F1">
              <w:rPr>
                <w:b/>
                <w:sz w:val="18"/>
                <w:szCs w:val="18"/>
              </w:rPr>
              <w:t xml:space="preserve">                                                                                </w:t>
            </w:r>
          </w:p>
          <w:p w14:paraId="71B58B7A" w14:textId="77777777" w:rsidR="00887328" w:rsidRPr="007F33F1" w:rsidRDefault="00887328" w:rsidP="004C5ADB">
            <w:pPr>
              <w:pStyle w:val="Koptekst"/>
              <w:tabs>
                <w:tab w:val="clear" w:pos="4536"/>
                <w:tab w:val="left" w:pos="4006"/>
                <w:tab w:val="left" w:pos="4573"/>
                <w:tab w:val="center" w:pos="4857"/>
              </w:tabs>
              <w:rPr>
                <w:b/>
                <w:sz w:val="18"/>
                <w:szCs w:val="18"/>
              </w:rPr>
            </w:pPr>
          </w:p>
          <w:p w14:paraId="5CB4C13A" w14:textId="1881F934" w:rsidR="00887328" w:rsidRPr="007F33F1" w:rsidRDefault="004C2065" w:rsidP="004C5ADB">
            <w:pPr>
              <w:pStyle w:val="Koptekst"/>
              <w:tabs>
                <w:tab w:val="clear" w:pos="4536"/>
                <w:tab w:val="left" w:pos="4006"/>
                <w:tab w:val="left" w:pos="4573"/>
                <w:tab w:val="center" w:pos="4857"/>
              </w:tabs>
              <w:rPr>
                <w:b/>
                <w:sz w:val="18"/>
                <w:szCs w:val="18"/>
              </w:rPr>
            </w:pPr>
            <w:r w:rsidRPr="006678D1">
              <w:rPr>
                <w:b/>
                <w:sz w:val="18"/>
                <w:szCs w:val="18"/>
              </w:rPr>
              <w:t>Bodem Risico document</w:t>
            </w:r>
            <w:r w:rsidR="00887328" w:rsidRPr="006678D1">
              <w:rPr>
                <w:b/>
                <w:sz w:val="18"/>
                <w:szCs w:val="18"/>
              </w:rPr>
              <w:tab/>
            </w:r>
            <w:r w:rsidR="00887328" w:rsidRPr="007F33F1">
              <w:rPr>
                <w:b/>
                <w:sz w:val="18"/>
                <w:szCs w:val="18"/>
              </w:rPr>
              <w:fldChar w:fldCharType="begin">
                <w:ffData>
                  <w:name w:val="Check6"/>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ab/>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r w:rsidR="00887328" w:rsidRPr="007F33F1">
              <w:rPr>
                <w:b/>
                <w:sz w:val="18"/>
                <w:szCs w:val="18"/>
              </w:rPr>
              <w:fldChar w:fldCharType="begin">
                <w:ffData>
                  <w:name w:val=""/>
                  <w:enabled/>
                  <w:calcOnExit w:val="0"/>
                  <w:checkBox>
                    <w:sizeAuto/>
                    <w:default w:val="0"/>
                  </w:checkBox>
                </w:ffData>
              </w:fldChar>
            </w:r>
            <w:r w:rsidR="00887328" w:rsidRPr="007F33F1">
              <w:rPr>
                <w:b/>
                <w:sz w:val="18"/>
                <w:szCs w:val="18"/>
              </w:rPr>
              <w:instrText xml:space="preserve"> FORMCHECKBOX </w:instrText>
            </w:r>
            <w:r w:rsidR="00887328" w:rsidRPr="007F33F1">
              <w:rPr>
                <w:b/>
                <w:sz w:val="18"/>
                <w:szCs w:val="18"/>
              </w:rPr>
            </w:r>
            <w:r w:rsidR="00887328" w:rsidRPr="007F33F1">
              <w:rPr>
                <w:b/>
                <w:sz w:val="18"/>
                <w:szCs w:val="18"/>
              </w:rPr>
              <w:fldChar w:fldCharType="separate"/>
            </w:r>
            <w:r w:rsidR="00887328" w:rsidRPr="007F33F1">
              <w:rPr>
                <w:b/>
                <w:sz w:val="18"/>
                <w:szCs w:val="18"/>
              </w:rPr>
              <w:fldChar w:fldCharType="end"/>
            </w:r>
            <w:r w:rsidR="00887328" w:rsidRPr="007F33F1">
              <w:rPr>
                <w:b/>
                <w:sz w:val="18"/>
                <w:szCs w:val="18"/>
              </w:rPr>
              <w:t xml:space="preserve">           </w:t>
            </w:r>
            <w:r>
              <w:rPr>
                <w:b/>
                <w:sz w:val="18"/>
                <w:szCs w:val="18"/>
              </w:rPr>
              <w:t>(</w:t>
            </w:r>
            <w:r w:rsidR="00763BC4">
              <w:rPr>
                <w:b/>
                <w:sz w:val="18"/>
                <w:szCs w:val="18"/>
              </w:rPr>
              <w:t>BRCL Locaties)</w:t>
            </w:r>
            <w:r w:rsidR="00887328" w:rsidRPr="007F33F1">
              <w:rPr>
                <w:b/>
                <w:sz w:val="18"/>
                <w:szCs w:val="18"/>
              </w:rPr>
              <w:t xml:space="preserve">                                                                                 </w:t>
            </w:r>
          </w:p>
          <w:p w14:paraId="1D65BC4B" w14:textId="77777777" w:rsidR="00887328" w:rsidRPr="007F33F1" w:rsidRDefault="00887328" w:rsidP="004C5ADB">
            <w:pPr>
              <w:pStyle w:val="Koptekst"/>
              <w:tabs>
                <w:tab w:val="clear" w:pos="4536"/>
                <w:tab w:val="left" w:pos="4006"/>
                <w:tab w:val="left" w:pos="4573"/>
                <w:tab w:val="center" w:pos="4857"/>
              </w:tabs>
              <w:rPr>
                <w:b/>
                <w:sz w:val="18"/>
                <w:szCs w:val="18"/>
              </w:rPr>
            </w:pPr>
          </w:p>
          <w:p w14:paraId="62F54423" w14:textId="77777777" w:rsidR="00887328" w:rsidRPr="007F33F1" w:rsidRDefault="00887328" w:rsidP="004C5ADB">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7643EA13" w14:textId="77777777" w:rsidR="00887328" w:rsidRPr="007F33F1" w:rsidRDefault="00887328" w:rsidP="004C5ADB">
            <w:pPr>
              <w:pStyle w:val="Koptekst"/>
              <w:tabs>
                <w:tab w:val="clear" w:pos="4536"/>
                <w:tab w:val="left" w:pos="4006"/>
                <w:tab w:val="left" w:pos="4573"/>
                <w:tab w:val="center" w:pos="4857"/>
              </w:tabs>
              <w:rPr>
                <w:b/>
                <w:sz w:val="18"/>
                <w:szCs w:val="18"/>
              </w:rPr>
            </w:pPr>
          </w:p>
          <w:p w14:paraId="2677C24E" w14:textId="77777777" w:rsidR="00887328" w:rsidRPr="007F33F1" w:rsidRDefault="00887328" w:rsidP="004C5ADB">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5B65F749" w14:textId="77777777" w:rsidR="00887328" w:rsidRPr="007F33F1" w:rsidRDefault="00887328" w:rsidP="004C5ADB">
            <w:pPr>
              <w:pStyle w:val="Koptekst"/>
              <w:tabs>
                <w:tab w:val="clear" w:pos="4536"/>
                <w:tab w:val="left" w:pos="2394"/>
                <w:tab w:val="left" w:pos="4006"/>
                <w:tab w:val="left" w:pos="4573"/>
                <w:tab w:val="center" w:pos="4857"/>
              </w:tabs>
              <w:rPr>
                <w:b/>
                <w:sz w:val="18"/>
                <w:szCs w:val="18"/>
              </w:rPr>
            </w:pPr>
            <w:r w:rsidRPr="007F33F1">
              <w:rPr>
                <w:b/>
                <w:sz w:val="18"/>
                <w:szCs w:val="18"/>
              </w:rPr>
              <w:tab/>
              <w:t xml:space="preserve"> </w:t>
            </w:r>
          </w:p>
          <w:p w14:paraId="13F2E70F" w14:textId="2285BFCC" w:rsidR="00887328" w:rsidRDefault="00887328" w:rsidP="00A5285E">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001BAD3C" w14:textId="77777777" w:rsidR="00763BC4" w:rsidRDefault="00763BC4" w:rsidP="00A5285E">
            <w:pPr>
              <w:pStyle w:val="Koptekst"/>
              <w:tabs>
                <w:tab w:val="clear" w:pos="4536"/>
                <w:tab w:val="left" w:pos="4006"/>
                <w:tab w:val="left" w:pos="4573"/>
                <w:tab w:val="center" w:pos="4857"/>
              </w:tabs>
              <w:rPr>
                <w:b/>
                <w:sz w:val="18"/>
                <w:szCs w:val="18"/>
              </w:rPr>
            </w:pPr>
          </w:p>
          <w:p w14:paraId="73566B14" w14:textId="77777777" w:rsidR="00763BC4" w:rsidRPr="007F33F1" w:rsidRDefault="00763BC4" w:rsidP="00763BC4">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5556CAB0" w14:textId="77777777" w:rsidR="00763BC4" w:rsidRPr="007F33F1" w:rsidRDefault="00763BC4" w:rsidP="00763BC4">
            <w:pPr>
              <w:pStyle w:val="Koptekst"/>
              <w:tabs>
                <w:tab w:val="clear" w:pos="4536"/>
                <w:tab w:val="left" w:pos="4006"/>
                <w:tab w:val="left" w:pos="4573"/>
                <w:tab w:val="center" w:pos="4857"/>
              </w:tabs>
              <w:rPr>
                <w:b/>
                <w:sz w:val="18"/>
                <w:szCs w:val="18"/>
              </w:rPr>
            </w:pPr>
          </w:p>
          <w:p w14:paraId="7DAA957B" w14:textId="77777777" w:rsidR="00763BC4" w:rsidRPr="007F33F1" w:rsidRDefault="00763BC4" w:rsidP="00763BC4">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14357DD5" w14:textId="77777777" w:rsidR="00763BC4" w:rsidRPr="007F33F1" w:rsidRDefault="00763BC4" w:rsidP="00763BC4">
            <w:pPr>
              <w:pStyle w:val="Koptekst"/>
              <w:tabs>
                <w:tab w:val="clear" w:pos="4536"/>
                <w:tab w:val="left" w:pos="2394"/>
                <w:tab w:val="left" w:pos="4006"/>
                <w:tab w:val="left" w:pos="4573"/>
                <w:tab w:val="center" w:pos="4857"/>
              </w:tabs>
              <w:rPr>
                <w:b/>
                <w:sz w:val="18"/>
                <w:szCs w:val="18"/>
              </w:rPr>
            </w:pPr>
            <w:r w:rsidRPr="007F33F1">
              <w:rPr>
                <w:b/>
                <w:sz w:val="18"/>
                <w:szCs w:val="18"/>
              </w:rPr>
              <w:tab/>
              <w:t xml:space="preserve"> </w:t>
            </w:r>
          </w:p>
          <w:p w14:paraId="63290874" w14:textId="77777777" w:rsidR="00763BC4" w:rsidRDefault="00763BC4" w:rsidP="00763BC4">
            <w:pPr>
              <w:pStyle w:val="Koptekst"/>
              <w:tabs>
                <w:tab w:val="clear" w:pos="4536"/>
                <w:tab w:val="left" w:pos="4006"/>
                <w:tab w:val="left" w:pos="4573"/>
                <w:tab w:val="center" w:pos="4857"/>
              </w:tabs>
              <w:rPr>
                <w:b/>
                <w:sz w:val="18"/>
                <w:szCs w:val="18"/>
              </w:rPr>
            </w:pPr>
            <w:r w:rsidRPr="007F33F1">
              <w:rPr>
                <w:b/>
                <w:sz w:val="18"/>
                <w:szCs w:val="18"/>
                <w:u w:val="single"/>
              </w:rPr>
              <w:tab/>
            </w:r>
            <w:r w:rsidRPr="007F33F1">
              <w:rPr>
                <w:b/>
                <w:sz w:val="18"/>
                <w:szCs w:val="18"/>
              </w:rPr>
              <w:fldChar w:fldCharType="begin">
                <w:ffData>
                  <w:name w:val="Check6"/>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ab/>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r w:rsidRPr="007F33F1">
              <w:rPr>
                <w:b/>
                <w:sz w:val="18"/>
                <w:szCs w:val="18"/>
              </w:rPr>
              <w:fldChar w:fldCharType="begin">
                <w:ffData>
                  <w:name w:val=""/>
                  <w:enabled/>
                  <w:calcOnExit w:val="0"/>
                  <w:checkBox>
                    <w:sizeAuto/>
                    <w:default w:val="0"/>
                  </w:checkBox>
                </w:ffData>
              </w:fldChar>
            </w:r>
            <w:r w:rsidRPr="007F33F1">
              <w:rPr>
                <w:b/>
                <w:sz w:val="18"/>
                <w:szCs w:val="18"/>
              </w:rPr>
              <w:instrText xml:space="preserve"> FORMCHECKBOX </w:instrText>
            </w:r>
            <w:r w:rsidRPr="007F33F1">
              <w:rPr>
                <w:b/>
                <w:sz w:val="18"/>
                <w:szCs w:val="18"/>
              </w:rPr>
            </w:r>
            <w:r w:rsidRPr="007F33F1">
              <w:rPr>
                <w:b/>
                <w:sz w:val="18"/>
                <w:szCs w:val="18"/>
              </w:rPr>
              <w:fldChar w:fldCharType="separate"/>
            </w:r>
            <w:r w:rsidRPr="007F33F1">
              <w:rPr>
                <w:b/>
                <w:sz w:val="18"/>
                <w:szCs w:val="18"/>
              </w:rPr>
              <w:fldChar w:fldCharType="end"/>
            </w:r>
            <w:r w:rsidRPr="007F33F1">
              <w:rPr>
                <w:b/>
                <w:sz w:val="18"/>
                <w:szCs w:val="18"/>
              </w:rPr>
              <w:t xml:space="preserve"> </w:t>
            </w:r>
          </w:p>
          <w:p w14:paraId="585E86C9" w14:textId="77777777" w:rsidR="00763BC4" w:rsidRDefault="00763BC4" w:rsidP="00A5285E">
            <w:pPr>
              <w:pStyle w:val="Koptekst"/>
              <w:tabs>
                <w:tab w:val="clear" w:pos="4536"/>
                <w:tab w:val="left" w:pos="4006"/>
                <w:tab w:val="left" w:pos="4573"/>
                <w:tab w:val="center" w:pos="4857"/>
              </w:tabs>
              <w:rPr>
                <w:b/>
                <w:sz w:val="18"/>
                <w:szCs w:val="18"/>
              </w:rPr>
            </w:pPr>
          </w:p>
          <w:p w14:paraId="017E7FBC" w14:textId="77777777" w:rsidR="00A5285E" w:rsidRDefault="00A5285E" w:rsidP="00A5285E">
            <w:pPr>
              <w:pStyle w:val="Koptekst"/>
              <w:tabs>
                <w:tab w:val="clear" w:pos="4536"/>
                <w:tab w:val="left" w:pos="4006"/>
                <w:tab w:val="left" w:pos="4573"/>
                <w:tab w:val="center" w:pos="4857"/>
              </w:tabs>
              <w:rPr>
                <w:b/>
                <w:sz w:val="18"/>
                <w:szCs w:val="18"/>
              </w:rPr>
            </w:pPr>
          </w:p>
          <w:p w14:paraId="6902CBAB" w14:textId="77777777" w:rsidR="00A5285E" w:rsidRDefault="00A5285E" w:rsidP="00A5285E">
            <w:pPr>
              <w:pStyle w:val="Koptekst"/>
              <w:tabs>
                <w:tab w:val="clear" w:pos="4536"/>
                <w:tab w:val="left" w:pos="4006"/>
                <w:tab w:val="left" w:pos="4573"/>
                <w:tab w:val="center" w:pos="4857"/>
              </w:tabs>
              <w:rPr>
                <w:b/>
              </w:rPr>
            </w:pPr>
          </w:p>
          <w:p w14:paraId="458FBCE2" w14:textId="77777777" w:rsidR="00A5285E" w:rsidRDefault="00A5285E" w:rsidP="00A5285E">
            <w:pPr>
              <w:pStyle w:val="Koptekst"/>
              <w:tabs>
                <w:tab w:val="clear" w:pos="4536"/>
                <w:tab w:val="left" w:pos="4006"/>
                <w:tab w:val="left" w:pos="4573"/>
                <w:tab w:val="center" w:pos="4857"/>
              </w:tabs>
              <w:rPr>
                <w:b/>
              </w:rPr>
            </w:pPr>
          </w:p>
          <w:p w14:paraId="680E7C56" w14:textId="77777777" w:rsidR="00A5285E" w:rsidRDefault="00A5285E" w:rsidP="00A5285E">
            <w:pPr>
              <w:pStyle w:val="Koptekst"/>
              <w:tabs>
                <w:tab w:val="clear" w:pos="4536"/>
                <w:tab w:val="left" w:pos="4006"/>
                <w:tab w:val="left" w:pos="4573"/>
                <w:tab w:val="center" w:pos="4857"/>
              </w:tabs>
              <w:rPr>
                <w:b/>
              </w:rPr>
            </w:pPr>
          </w:p>
          <w:p w14:paraId="4F983D45" w14:textId="77777777" w:rsidR="00A5285E" w:rsidRDefault="00A5285E" w:rsidP="00A5285E">
            <w:pPr>
              <w:pStyle w:val="Koptekst"/>
              <w:tabs>
                <w:tab w:val="clear" w:pos="4536"/>
                <w:tab w:val="left" w:pos="4006"/>
                <w:tab w:val="left" w:pos="4573"/>
                <w:tab w:val="center" w:pos="4857"/>
              </w:tabs>
              <w:rPr>
                <w:b/>
              </w:rPr>
            </w:pPr>
          </w:p>
          <w:p w14:paraId="4B697E26" w14:textId="77777777" w:rsidR="00A5285E" w:rsidRDefault="00A5285E" w:rsidP="00A5285E">
            <w:pPr>
              <w:pStyle w:val="Koptekst"/>
              <w:tabs>
                <w:tab w:val="clear" w:pos="4536"/>
                <w:tab w:val="left" w:pos="4006"/>
                <w:tab w:val="left" w:pos="4573"/>
                <w:tab w:val="center" w:pos="4857"/>
              </w:tabs>
              <w:rPr>
                <w:b/>
              </w:rPr>
            </w:pPr>
          </w:p>
          <w:p w14:paraId="4D664134" w14:textId="77777777" w:rsidR="00A5285E" w:rsidRDefault="00A5285E" w:rsidP="00A5285E">
            <w:pPr>
              <w:pStyle w:val="Koptekst"/>
              <w:tabs>
                <w:tab w:val="clear" w:pos="4536"/>
                <w:tab w:val="left" w:pos="4006"/>
                <w:tab w:val="left" w:pos="4573"/>
                <w:tab w:val="center" w:pos="4857"/>
              </w:tabs>
              <w:rPr>
                <w:b/>
              </w:rPr>
            </w:pPr>
          </w:p>
          <w:p w14:paraId="283F95AE" w14:textId="29195F35" w:rsidR="00A5285E" w:rsidRPr="007F33F1" w:rsidRDefault="00A5285E" w:rsidP="00A5285E">
            <w:pPr>
              <w:pStyle w:val="Koptekst"/>
              <w:tabs>
                <w:tab w:val="clear" w:pos="4536"/>
                <w:tab w:val="left" w:pos="4006"/>
                <w:tab w:val="left" w:pos="4573"/>
                <w:tab w:val="center" w:pos="4857"/>
              </w:tabs>
              <w:rPr>
                <w:b/>
              </w:rPr>
            </w:pPr>
          </w:p>
        </w:tc>
      </w:tr>
      <w:tr w:rsidR="00250C2A" w:rsidRPr="007F33F1" w14:paraId="08DFCDF0" w14:textId="77777777" w:rsidTr="00A5285E">
        <w:trPr>
          <w:gridAfter w:val="1"/>
          <w:wAfter w:w="13" w:type="dxa"/>
          <w:cantSplit/>
          <w:trHeight w:val="3628"/>
        </w:trPr>
        <w:tc>
          <w:tcPr>
            <w:tcW w:w="9961" w:type="dxa"/>
          </w:tcPr>
          <w:p w14:paraId="6C516014" w14:textId="77777777" w:rsidR="00250C2A" w:rsidRDefault="00250C2A" w:rsidP="000C201D">
            <w:pPr>
              <w:pStyle w:val="Plattetekst"/>
              <w:rPr>
                <w:b/>
                <w:sz w:val="18"/>
                <w:szCs w:val="18"/>
              </w:rPr>
            </w:pPr>
          </w:p>
        </w:tc>
      </w:tr>
      <w:tr w:rsidR="00250C2A" w:rsidRPr="007F33F1" w14:paraId="238F7364" w14:textId="77777777" w:rsidTr="00A5285E">
        <w:trPr>
          <w:gridAfter w:val="1"/>
          <w:wAfter w:w="13" w:type="dxa"/>
          <w:cantSplit/>
          <w:trHeight w:val="3628"/>
        </w:trPr>
        <w:tc>
          <w:tcPr>
            <w:tcW w:w="9961" w:type="dxa"/>
          </w:tcPr>
          <w:p w14:paraId="5BC4AF8C" w14:textId="77777777" w:rsidR="00250C2A" w:rsidRDefault="00250C2A" w:rsidP="000C201D">
            <w:pPr>
              <w:pStyle w:val="Plattetekst"/>
              <w:rPr>
                <w:b/>
                <w:sz w:val="18"/>
                <w:szCs w:val="18"/>
              </w:rPr>
            </w:pPr>
          </w:p>
        </w:tc>
      </w:tr>
    </w:tbl>
    <w:p w14:paraId="760C48D0" w14:textId="7183514D" w:rsidR="00887328" w:rsidRDefault="00887328" w:rsidP="00887328">
      <w:pPr>
        <w:ind w:right="-428"/>
      </w:pPr>
    </w:p>
    <w:p w14:paraId="55D2EFE8" w14:textId="184A77B7" w:rsidR="00A5285E" w:rsidRDefault="00A5285E" w:rsidP="00887328">
      <w:pPr>
        <w:ind w:right="-428"/>
      </w:pPr>
    </w:p>
    <w:p w14:paraId="7BDF788D" w14:textId="31BB9C52" w:rsidR="00A5285E" w:rsidRDefault="00A5285E" w:rsidP="00887328">
      <w:pPr>
        <w:ind w:right="-428"/>
      </w:pPr>
    </w:p>
    <w:p w14:paraId="0568C8F7" w14:textId="1FF250AC" w:rsidR="00250C2A" w:rsidRDefault="00250C2A" w:rsidP="00887328">
      <w:pPr>
        <w:ind w:right="-428"/>
      </w:pPr>
    </w:p>
    <w:p w14:paraId="2E0D9F04" w14:textId="5B9A2FB2" w:rsidR="00250C2A" w:rsidRDefault="00250C2A" w:rsidP="00887328">
      <w:pPr>
        <w:ind w:right="-428"/>
      </w:pPr>
    </w:p>
    <w:p w14:paraId="4524B84C" w14:textId="2CBF2662" w:rsidR="00250C2A" w:rsidRDefault="00250C2A" w:rsidP="00887328">
      <w:pPr>
        <w:ind w:right="-428"/>
      </w:pPr>
    </w:p>
    <w:p w14:paraId="3C305139" w14:textId="24A8C675" w:rsidR="00250C2A" w:rsidRDefault="00250C2A" w:rsidP="00887328">
      <w:pPr>
        <w:ind w:right="-428"/>
      </w:pPr>
    </w:p>
    <w:p w14:paraId="79D24CAB" w14:textId="13D437FB" w:rsidR="00250C2A" w:rsidRDefault="00250C2A" w:rsidP="00887328">
      <w:pPr>
        <w:ind w:right="-428"/>
      </w:pPr>
    </w:p>
    <w:p w14:paraId="4F745566" w14:textId="3CFD1341" w:rsidR="00250C2A" w:rsidRDefault="00250C2A" w:rsidP="00887328">
      <w:pPr>
        <w:ind w:right="-428"/>
      </w:pPr>
    </w:p>
    <w:p w14:paraId="53D87F5A" w14:textId="339A7843" w:rsidR="00250C2A" w:rsidRDefault="00250C2A" w:rsidP="00887328">
      <w:pPr>
        <w:ind w:right="-428"/>
      </w:pPr>
    </w:p>
    <w:p w14:paraId="480470A4" w14:textId="6D62164C" w:rsidR="00250C2A" w:rsidRDefault="00250C2A" w:rsidP="00887328">
      <w:pPr>
        <w:ind w:right="-428"/>
      </w:pPr>
    </w:p>
    <w:p w14:paraId="66FE4FD4" w14:textId="45495959" w:rsidR="00250C2A" w:rsidRDefault="00250C2A" w:rsidP="00887328">
      <w:pPr>
        <w:ind w:right="-428"/>
      </w:pPr>
    </w:p>
    <w:p w14:paraId="29F5834D" w14:textId="4ABADDE4" w:rsidR="00250C2A" w:rsidRDefault="00250C2A" w:rsidP="00887328">
      <w:pPr>
        <w:ind w:right="-428"/>
      </w:pPr>
    </w:p>
    <w:p w14:paraId="7DDF4127" w14:textId="78D36063" w:rsidR="00250C2A" w:rsidRDefault="00250C2A" w:rsidP="00887328">
      <w:pPr>
        <w:ind w:right="-428"/>
      </w:pPr>
    </w:p>
    <w:p w14:paraId="6025B378" w14:textId="2162E607" w:rsidR="00250C2A" w:rsidRDefault="00250C2A" w:rsidP="00887328">
      <w:pPr>
        <w:ind w:right="-428"/>
      </w:pPr>
    </w:p>
    <w:p w14:paraId="6A1F4F71" w14:textId="4E378508" w:rsidR="00250C2A" w:rsidRDefault="00250C2A" w:rsidP="00887328">
      <w:pPr>
        <w:ind w:right="-428"/>
      </w:pPr>
    </w:p>
    <w:p w14:paraId="42F75BB9" w14:textId="26869D8D" w:rsidR="00250C2A" w:rsidRDefault="00250C2A" w:rsidP="00887328">
      <w:pPr>
        <w:ind w:right="-428"/>
      </w:pPr>
    </w:p>
    <w:p w14:paraId="1556FFCB" w14:textId="459FD2DB" w:rsidR="00250C2A" w:rsidRDefault="00250C2A" w:rsidP="00887328">
      <w:pPr>
        <w:ind w:right="-428"/>
      </w:pPr>
    </w:p>
    <w:p w14:paraId="1F68F9AC" w14:textId="193EF45C" w:rsidR="00250C2A" w:rsidRDefault="00250C2A" w:rsidP="00887328">
      <w:pPr>
        <w:ind w:right="-428"/>
      </w:pPr>
    </w:p>
    <w:p w14:paraId="1F311BBB" w14:textId="3A019227" w:rsidR="00250C2A" w:rsidRDefault="00250C2A" w:rsidP="00887328">
      <w:pPr>
        <w:ind w:right="-428"/>
      </w:pPr>
    </w:p>
    <w:p w14:paraId="6950A500" w14:textId="55D6F21A" w:rsidR="00250C2A" w:rsidRDefault="00250C2A" w:rsidP="00887328">
      <w:pPr>
        <w:ind w:right="-428"/>
      </w:pPr>
    </w:p>
    <w:p w14:paraId="3212A803" w14:textId="10C44965" w:rsidR="00250C2A" w:rsidRDefault="00250C2A" w:rsidP="00887328">
      <w:pPr>
        <w:ind w:right="-428"/>
      </w:pPr>
    </w:p>
    <w:p w14:paraId="5540540C" w14:textId="1FE53E95" w:rsidR="00250C2A" w:rsidRDefault="00250C2A" w:rsidP="00887328">
      <w:pPr>
        <w:ind w:right="-428"/>
      </w:pPr>
    </w:p>
    <w:p w14:paraId="389E9506" w14:textId="36C7D82E" w:rsidR="00250C2A" w:rsidRDefault="00250C2A" w:rsidP="00887328">
      <w:pPr>
        <w:ind w:right="-428"/>
      </w:pPr>
    </w:p>
    <w:p w14:paraId="2BBD1DC0" w14:textId="112B1BB4" w:rsidR="00250C2A" w:rsidRDefault="00250C2A" w:rsidP="00887328">
      <w:pPr>
        <w:ind w:right="-428"/>
      </w:pPr>
    </w:p>
    <w:p w14:paraId="3DD290C6" w14:textId="5208C13D" w:rsidR="00250C2A" w:rsidRDefault="00250C2A" w:rsidP="00887328">
      <w:pPr>
        <w:ind w:right="-428"/>
      </w:pPr>
    </w:p>
    <w:p w14:paraId="34EA1BAD" w14:textId="14347F83" w:rsidR="00250C2A" w:rsidRDefault="00250C2A" w:rsidP="00887328">
      <w:pPr>
        <w:ind w:right="-428"/>
      </w:pPr>
    </w:p>
    <w:p w14:paraId="15DB6634" w14:textId="77777777" w:rsidR="00DC02E2" w:rsidRDefault="00DC02E2" w:rsidP="00887328">
      <w:pPr>
        <w:ind w:right="-428"/>
      </w:pPr>
    </w:p>
    <w:tbl>
      <w:tblPr>
        <w:tblW w:w="9867" w:type="dxa"/>
        <w:tblInd w:w="108" w:type="dxa"/>
        <w:tblLayout w:type="fixed"/>
        <w:tblLook w:val="01E0" w:firstRow="1" w:lastRow="1" w:firstColumn="1" w:lastColumn="1" w:noHBand="0" w:noVBand="0"/>
      </w:tblPr>
      <w:tblGrid>
        <w:gridCol w:w="2679"/>
        <w:gridCol w:w="2138"/>
        <w:gridCol w:w="2616"/>
        <w:gridCol w:w="982"/>
        <w:gridCol w:w="1452"/>
      </w:tblGrid>
      <w:tr w:rsidR="00887328" w:rsidRPr="007F33F1" w14:paraId="3C920423" w14:textId="77777777" w:rsidTr="00360CA1">
        <w:trPr>
          <w:trHeight w:val="584"/>
        </w:trPr>
        <w:tc>
          <w:tcPr>
            <w:tcW w:w="9867" w:type="dxa"/>
            <w:gridSpan w:val="5"/>
            <w:tcBorders>
              <w:top w:val="single" w:sz="4" w:space="0" w:color="auto"/>
              <w:left w:val="single" w:sz="4" w:space="0" w:color="auto"/>
              <w:right w:val="single" w:sz="4" w:space="0" w:color="auto"/>
            </w:tcBorders>
            <w:vAlign w:val="center"/>
          </w:tcPr>
          <w:p w14:paraId="1CEC9EBA" w14:textId="77777777" w:rsidR="00887328" w:rsidRPr="007F33F1" w:rsidRDefault="00887328" w:rsidP="000C201D">
            <w:pPr>
              <w:ind w:right="-428"/>
              <w:rPr>
                <w:b/>
              </w:rPr>
            </w:pPr>
            <w:r w:rsidRPr="007F33F1">
              <w:rPr>
                <w:b/>
              </w:rPr>
              <w:t>MOC Evaluatie-formulier</w:t>
            </w:r>
          </w:p>
        </w:tc>
      </w:tr>
      <w:tr w:rsidR="00887328" w:rsidRPr="007F33F1" w14:paraId="4BA9316D" w14:textId="77777777" w:rsidTr="00360CA1">
        <w:trPr>
          <w:trHeight w:val="584"/>
        </w:trPr>
        <w:tc>
          <w:tcPr>
            <w:tcW w:w="2679" w:type="dxa"/>
            <w:tcBorders>
              <w:top w:val="single" w:sz="4" w:space="0" w:color="auto"/>
              <w:left w:val="single" w:sz="4" w:space="0" w:color="auto"/>
            </w:tcBorders>
            <w:vAlign w:val="center"/>
          </w:tcPr>
          <w:p w14:paraId="48B57FE4" w14:textId="77777777" w:rsidR="00887328" w:rsidRPr="007F33F1" w:rsidRDefault="00887328" w:rsidP="000C201D">
            <w:pPr>
              <w:ind w:right="-428"/>
            </w:pPr>
            <w:r w:rsidRPr="007F33F1">
              <w:rPr>
                <w:b/>
              </w:rPr>
              <w:t>Datum evaluatie</w:t>
            </w:r>
            <w:r w:rsidRPr="007F33F1">
              <w:t>:</w:t>
            </w:r>
          </w:p>
          <w:p w14:paraId="75F82B1C" w14:textId="77777777" w:rsidR="00887328" w:rsidRPr="007F33F1" w:rsidRDefault="00887328" w:rsidP="000C201D">
            <w:pPr>
              <w:ind w:right="-428"/>
              <w:rPr>
                <w:b/>
              </w:rPr>
            </w:pPr>
          </w:p>
        </w:tc>
        <w:tc>
          <w:tcPr>
            <w:tcW w:w="2138" w:type="dxa"/>
            <w:tcBorders>
              <w:top w:val="single" w:sz="4" w:space="0" w:color="auto"/>
            </w:tcBorders>
            <w:vAlign w:val="center"/>
          </w:tcPr>
          <w:p w14:paraId="4C9AD6D8" w14:textId="77777777" w:rsidR="00887328" w:rsidRPr="007F33F1" w:rsidRDefault="00887328" w:rsidP="000C201D">
            <w:pPr>
              <w:ind w:right="-428"/>
              <w:rPr>
                <w:b/>
              </w:rPr>
            </w:pPr>
          </w:p>
        </w:tc>
        <w:tc>
          <w:tcPr>
            <w:tcW w:w="2616" w:type="dxa"/>
            <w:tcBorders>
              <w:top w:val="single" w:sz="4" w:space="0" w:color="auto"/>
            </w:tcBorders>
            <w:vAlign w:val="center"/>
          </w:tcPr>
          <w:p w14:paraId="6B30F81B" w14:textId="77777777" w:rsidR="00887328" w:rsidRPr="007F33F1" w:rsidRDefault="00887328" w:rsidP="000C201D">
            <w:pPr>
              <w:ind w:right="-428"/>
              <w:rPr>
                <w:b/>
              </w:rPr>
            </w:pPr>
          </w:p>
        </w:tc>
        <w:tc>
          <w:tcPr>
            <w:tcW w:w="2434" w:type="dxa"/>
            <w:gridSpan w:val="2"/>
            <w:tcBorders>
              <w:top w:val="single" w:sz="4" w:space="0" w:color="auto"/>
              <w:right w:val="single" w:sz="4" w:space="0" w:color="auto"/>
            </w:tcBorders>
            <w:vAlign w:val="center"/>
          </w:tcPr>
          <w:p w14:paraId="50AB0344" w14:textId="77777777" w:rsidR="00887328" w:rsidRPr="007F33F1" w:rsidRDefault="00887328" w:rsidP="000C201D">
            <w:pPr>
              <w:ind w:right="-428"/>
              <w:rPr>
                <w:b/>
              </w:rPr>
            </w:pPr>
          </w:p>
        </w:tc>
      </w:tr>
      <w:tr w:rsidR="00887328" w:rsidRPr="007F33F1" w14:paraId="29BB7EDB" w14:textId="77777777" w:rsidTr="00360CA1">
        <w:trPr>
          <w:trHeight w:val="438"/>
        </w:trPr>
        <w:tc>
          <w:tcPr>
            <w:tcW w:w="2679" w:type="dxa"/>
            <w:tcBorders>
              <w:left w:val="single" w:sz="4" w:space="0" w:color="auto"/>
              <w:bottom w:val="dashSmallGap" w:sz="4" w:space="0" w:color="auto"/>
            </w:tcBorders>
            <w:vAlign w:val="center"/>
          </w:tcPr>
          <w:p w14:paraId="34DA07C0" w14:textId="77777777" w:rsidR="00887328" w:rsidRPr="007F33F1" w:rsidRDefault="00887328" w:rsidP="000C201D">
            <w:pPr>
              <w:ind w:right="-428"/>
              <w:rPr>
                <w:b/>
              </w:rPr>
            </w:pPr>
          </w:p>
        </w:tc>
        <w:tc>
          <w:tcPr>
            <w:tcW w:w="2138" w:type="dxa"/>
            <w:tcBorders>
              <w:bottom w:val="dashSmallGap" w:sz="4" w:space="0" w:color="auto"/>
            </w:tcBorders>
            <w:vAlign w:val="center"/>
          </w:tcPr>
          <w:p w14:paraId="2B6832D5" w14:textId="77777777" w:rsidR="00887328" w:rsidRPr="007F33F1" w:rsidRDefault="00887328" w:rsidP="000C201D">
            <w:pPr>
              <w:ind w:right="-428"/>
              <w:rPr>
                <w:b/>
              </w:rPr>
            </w:pPr>
          </w:p>
        </w:tc>
        <w:tc>
          <w:tcPr>
            <w:tcW w:w="2616" w:type="dxa"/>
            <w:tcBorders>
              <w:bottom w:val="dashSmallGap" w:sz="4" w:space="0" w:color="auto"/>
            </w:tcBorders>
            <w:vAlign w:val="center"/>
          </w:tcPr>
          <w:p w14:paraId="5772E64D" w14:textId="77777777" w:rsidR="00887328" w:rsidRPr="007F33F1" w:rsidRDefault="00887328" w:rsidP="000C201D">
            <w:pPr>
              <w:ind w:right="-428"/>
              <w:rPr>
                <w:b/>
              </w:rPr>
            </w:pPr>
          </w:p>
        </w:tc>
        <w:tc>
          <w:tcPr>
            <w:tcW w:w="2434" w:type="dxa"/>
            <w:gridSpan w:val="2"/>
            <w:tcBorders>
              <w:bottom w:val="dashSmallGap" w:sz="4" w:space="0" w:color="auto"/>
              <w:right w:val="single" w:sz="4" w:space="0" w:color="auto"/>
            </w:tcBorders>
            <w:vAlign w:val="center"/>
          </w:tcPr>
          <w:p w14:paraId="6DF9F867" w14:textId="77777777" w:rsidR="00887328" w:rsidRPr="007F33F1" w:rsidRDefault="00887328" w:rsidP="000C201D">
            <w:pPr>
              <w:ind w:right="-428"/>
              <w:rPr>
                <w:i/>
              </w:rPr>
            </w:pPr>
          </w:p>
        </w:tc>
      </w:tr>
      <w:tr w:rsidR="00887328" w:rsidRPr="007F33F1" w14:paraId="3F8445C3" w14:textId="77777777" w:rsidTr="00360CA1">
        <w:trPr>
          <w:trHeight w:val="438"/>
        </w:trPr>
        <w:tc>
          <w:tcPr>
            <w:tcW w:w="9867" w:type="dxa"/>
            <w:gridSpan w:val="5"/>
            <w:tcBorders>
              <w:left w:val="single" w:sz="4" w:space="0" w:color="auto"/>
              <w:right w:val="single" w:sz="4" w:space="0" w:color="auto"/>
            </w:tcBorders>
            <w:vAlign w:val="center"/>
          </w:tcPr>
          <w:p w14:paraId="18FE5FB8" w14:textId="77777777" w:rsidR="00887328" w:rsidRPr="007F33F1" w:rsidRDefault="00887328" w:rsidP="000C201D">
            <w:pPr>
              <w:ind w:right="-428"/>
            </w:pPr>
            <w:r w:rsidRPr="007F33F1">
              <w:rPr>
                <w:b/>
              </w:rPr>
              <w:t>Afhandeling</w:t>
            </w:r>
            <w:r w:rsidRPr="007F33F1">
              <w:t xml:space="preserve"> (aankruisen wat van toepassing is)</w:t>
            </w:r>
          </w:p>
          <w:p w14:paraId="71AAC63F" w14:textId="77777777" w:rsidR="00887328" w:rsidRPr="007F33F1" w:rsidRDefault="00887328" w:rsidP="000C201D">
            <w:pPr>
              <w:ind w:right="-428"/>
              <w:rPr>
                <w:b/>
              </w:rPr>
            </w:pPr>
          </w:p>
        </w:tc>
      </w:tr>
      <w:tr w:rsidR="00887328" w:rsidRPr="007F33F1" w14:paraId="04068371" w14:textId="77777777" w:rsidTr="00360CA1">
        <w:trPr>
          <w:trHeight w:val="438"/>
        </w:trPr>
        <w:tc>
          <w:tcPr>
            <w:tcW w:w="9867" w:type="dxa"/>
            <w:gridSpan w:val="5"/>
            <w:tcBorders>
              <w:left w:val="single" w:sz="4" w:space="0" w:color="auto"/>
              <w:right w:val="single" w:sz="4" w:space="0" w:color="auto"/>
            </w:tcBorders>
            <w:vAlign w:val="center"/>
          </w:tcPr>
          <w:p w14:paraId="507532D0" w14:textId="77777777" w:rsidR="00887328" w:rsidRPr="007F33F1" w:rsidRDefault="00887328" w:rsidP="000C201D">
            <w:pPr>
              <w:ind w:right="-428"/>
            </w:pPr>
            <w:r w:rsidRPr="007F33F1">
              <w:t xml:space="preserve">Heeft de wijziging het beoogde effect gehad?   </w:t>
            </w:r>
          </w:p>
          <w:p w14:paraId="3B2B41C2" w14:textId="77777777" w:rsidR="00887328" w:rsidRPr="007F33F1" w:rsidRDefault="00887328" w:rsidP="000C201D">
            <w:pPr>
              <w:ind w:right="-428"/>
            </w:pPr>
            <w:r w:rsidRPr="007F33F1">
              <w:rPr>
                <w:b/>
              </w:rPr>
              <w:t>nee</w:t>
            </w:r>
            <w:r w:rsidRPr="007F33F1">
              <w:t xml:space="preserve"> </w:t>
            </w:r>
            <w:r w:rsidRPr="007F33F1">
              <w:rPr>
                <w:lang w:val="en-GB"/>
              </w:rPr>
              <w:fldChar w:fldCharType="begin">
                <w:ffData>
                  <w:name w:val=""/>
                  <w:enabled/>
                  <w:calcOnExit w:val="0"/>
                  <w:checkBox>
                    <w:sizeAuto/>
                    <w:default w:val="0"/>
                  </w:checkBox>
                </w:ffData>
              </w:fldChar>
            </w:r>
            <w:r w:rsidRPr="007F33F1">
              <w:instrText xml:space="preserve"> FORMCHECKBOX </w:instrText>
            </w:r>
            <w:r w:rsidRPr="007F33F1">
              <w:rPr>
                <w:lang w:val="en-GB"/>
              </w:rPr>
            </w:r>
            <w:r w:rsidRPr="007F33F1">
              <w:rPr>
                <w:lang w:val="en-GB"/>
              </w:rPr>
              <w:fldChar w:fldCharType="separate"/>
            </w:r>
            <w:r w:rsidRPr="007F33F1">
              <w:fldChar w:fldCharType="end"/>
            </w:r>
            <w:r w:rsidRPr="007F33F1">
              <w:t xml:space="preserve">, overweeg een nieuwe MOC aanvraag;      </w:t>
            </w:r>
            <w:r w:rsidRPr="007F33F1">
              <w:rPr>
                <w:b/>
              </w:rPr>
              <w:t xml:space="preserve">ja </w:t>
            </w:r>
            <w:r w:rsidRPr="007F33F1">
              <w:rPr>
                <w:lang w:val="en-GB"/>
              </w:rPr>
              <w:fldChar w:fldCharType="begin">
                <w:ffData>
                  <w:name w:val=""/>
                  <w:enabled/>
                  <w:calcOnExit w:val="0"/>
                  <w:checkBox>
                    <w:sizeAuto/>
                    <w:default w:val="0"/>
                  </w:checkBox>
                </w:ffData>
              </w:fldChar>
            </w:r>
            <w:r w:rsidRPr="007F33F1">
              <w:instrText xml:space="preserve"> FORMCHECKBOX </w:instrText>
            </w:r>
            <w:r w:rsidRPr="007F33F1">
              <w:rPr>
                <w:lang w:val="en-GB"/>
              </w:rPr>
            </w:r>
            <w:r w:rsidRPr="007F33F1">
              <w:rPr>
                <w:lang w:val="en-GB"/>
              </w:rPr>
              <w:fldChar w:fldCharType="separate"/>
            </w:r>
            <w:r w:rsidRPr="007F33F1">
              <w:fldChar w:fldCharType="end"/>
            </w:r>
            <w:r w:rsidRPr="007F33F1">
              <w:t xml:space="preserve">; </w:t>
            </w:r>
          </w:p>
          <w:p w14:paraId="05869469" w14:textId="77777777" w:rsidR="00887328" w:rsidRPr="007F33F1" w:rsidRDefault="00887328" w:rsidP="000C201D">
            <w:pPr>
              <w:ind w:right="-428"/>
            </w:pPr>
          </w:p>
          <w:p w14:paraId="16F826F6" w14:textId="77777777" w:rsidR="00887328" w:rsidRPr="007F33F1" w:rsidRDefault="00887328" w:rsidP="000C201D">
            <w:pPr>
              <w:ind w:right="-428"/>
            </w:pPr>
            <w:r w:rsidRPr="007F33F1">
              <w:t xml:space="preserve">Zijn alle acties aangaande de wijziging afgerond?   </w:t>
            </w:r>
          </w:p>
          <w:p w14:paraId="48FB624A" w14:textId="77777777" w:rsidR="00887328" w:rsidRPr="007F33F1" w:rsidRDefault="00887328" w:rsidP="000C201D">
            <w:pPr>
              <w:ind w:right="-428"/>
            </w:pPr>
            <w:r w:rsidRPr="007F33F1">
              <w:rPr>
                <w:b/>
              </w:rPr>
              <w:t>nee</w:t>
            </w:r>
            <w:r w:rsidRPr="007F33F1">
              <w:t xml:space="preserve"> </w:t>
            </w:r>
            <w:r w:rsidRPr="007F33F1">
              <w:rPr>
                <w:lang w:val="en-GB"/>
              </w:rPr>
              <w:fldChar w:fldCharType="begin">
                <w:ffData>
                  <w:name w:val=""/>
                  <w:enabled/>
                  <w:calcOnExit w:val="0"/>
                  <w:checkBox>
                    <w:sizeAuto/>
                    <w:default w:val="0"/>
                  </w:checkBox>
                </w:ffData>
              </w:fldChar>
            </w:r>
            <w:r w:rsidRPr="007F33F1">
              <w:instrText xml:space="preserve"> FORMCHECKBOX </w:instrText>
            </w:r>
            <w:r w:rsidRPr="007F33F1">
              <w:rPr>
                <w:lang w:val="en-GB"/>
              </w:rPr>
            </w:r>
            <w:r w:rsidRPr="007F33F1">
              <w:rPr>
                <w:lang w:val="en-GB"/>
              </w:rPr>
              <w:fldChar w:fldCharType="separate"/>
            </w:r>
            <w:r w:rsidRPr="007F33F1">
              <w:fldChar w:fldCharType="end"/>
            </w:r>
            <w:r w:rsidRPr="007F33F1">
              <w:t xml:space="preserve">, MOC kan niet afgesloten;    </w:t>
            </w:r>
            <w:r>
              <w:t xml:space="preserve">                     </w:t>
            </w:r>
            <w:r w:rsidRPr="007F33F1">
              <w:t xml:space="preserve">  </w:t>
            </w:r>
            <w:r w:rsidRPr="007F33F1">
              <w:rPr>
                <w:b/>
              </w:rPr>
              <w:t xml:space="preserve">ja </w:t>
            </w:r>
            <w:r w:rsidRPr="007F33F1">
              <w:rPr>
                <w:lang w:val="en-GB"/>
              </w:rPr>
              <w:fldChar w:fldCharType="begin">
                <w:ffData>
                  <w:name w:val=""/>
                  <w:enabled/>
                  <w:calcOnExit w:val="0"/>
                  <w:checkBox>
                    <w:sizeAuto/>
                    <w:default w:val="0"/>
                  </w:checkBox>
                </w:ffData>
              </w:fldChar>
            </w:r>
            <w:r w:rsidRPr="007F33F1">
              <w:instrText xml:space="preserve"> FORMCHECKBOX </w:instrText>
            </w:r>
            <w:r w:rsidRPr="007F33F1">
              <w:rPr>
                <w:lang w:val="en-GB"/>
              </w:rPr>
            </w:r>
            <w:r w:rsidRPr="007F33F1">
              <w:rPr>
                <w:lang w:val="en-GB"/>
              </w:rPr>
              <w:fldChar w:fldCharType="separate"/>
            </w:r>
            <w:r w:rsidRPr="007F33F1">
              <w:fldChar w:fldCharType="end"/>
            </w:r>
            <w:r w:rsidRPr="007F33F1">
              <w:rPr>
                <w:b/>
              </w:rPr>
              <w:t xml:space="preserve">, </w:t>
            </w:r>
            <w:r w:rsidRPr="007F33F1">
              <w:t xml:space="preserve">sluit MOC af; </w:t>
            </w:r>
          </w:p>
          <w:p w14:paraId="6EF69030" w14:textId="77777777" w:rsidR="00887328" w:rsidRPr="007F33F1" w:rsidRDefault="00887328" w:rsidP="000C201D">
            <w:pPr>
              <w:ind w:right="-428"/>
            </w:pPr>
          </w:p>
        </w:tc>
      </w:tr>
      <w:tr w:rsidR="00887328" w:rsidRPr="007F33F1" w14:paraId="472FD28F" w14:textId="77777777" w:rsidTr="00360CA1">
        <w:trPr>
          <w:trHeight w:val="438"/>
        </w:trPr>
        <w:tc>
          <w:tcPr>
            <w:tcW w:w="8415" w:type="dxa"/>
            <w:gridSpan w:val="4"/>
            <w:tcBorders>
              <w:top w:val="dashSmallGap" w:sz="4" w:space="0" w:color="auto"/>
              <w:left w:val="single" w:sz="4" w:space="0" w:color="auto"/>
            </w:tcBorders>
            <w:vAlign w:val="center"/>
          </w:tcPr>
          <w:p w14:paraId="08ED3F3A" w14:textId="77777777" w:rsidR="00887328" w:rsidRPr="007F33F1" w:rsidRDefault="00887328" w:rsidP="000C201D">
            <w:pPr>
              <w:ind w:right="-428"/>
              <w:rPr>
                <w:b/>
              </w:rPr>
            </w:pPr>
            <w:r w:rsidRPr="007F33F1">
              <w:rPr>
                <w:b/>
              </w:rPr>
              <w:t xml:space="preserve">Toelichting / opmerkingen: </w:t>
            </w:r>
            <w:r w:rsidRPr="007F33F1">
              <w:rPr>
                <w:i/>
              </w:rPr>
              <w:t>(voeg eventueel besprekingsverslagen toe)</w:t>
            </w:r>
          </w:p>
        </w:tc>
        <w:tc>
          <w:tcPr>
            <w:tcW w:w="1452" w:type="dxa"/>
            <w:tcBorders>
              <w:top w:val="dashSmallGap" w:sz="4" w:space="0" w:color="auto"/>
              <w:right w:val="single" w:sz="4" w:space="0" w:color="auto"/>
            </w:tcBorders>
            <w:vAlign w:val="center"/>
          </w:tcPr>
          <w:p w14:paraId="109F37E4" w14:textId="77777777" w:rsidR="00887328" w:rsidRPr="007F33F1" w:rsidRDefault="00887328" w:rsidP="000C201D">
            <w:pPr>
              <w:ind w:right="-428"/>
              <w:rPr>
                <w:b/>
              </w:rPr>
            </w:pPr>
          </w:p>
        </w:tc>
      </w:tr>
      <w:tr w:rsidR="00887328" w:rsidRPr="007F33F1" w14:paraId="704586F4" w14:textId="77777777" w:rsidTr="00360CA1">
        <w:trPr>
          <w:trHeight w:val="438"/>
        </w:trPr>
        <w:tc>
          <w:tcPr>
            <w:tcW w:w="9867" w:type="dxa"/>
            <w:gridSpan w:val="5"/>
            <w:tcBorders>
              <w:left w:val="single" w:sz="4" w:space="0" w:color="auto"/>
              <w:right w:val="single" w:sz="4" w:space="0" w:color="auto"/>
            </w:tcBorders>
            <w:vAlign w:val="center"/>
          </w:tcPr>
          <w:p w14:paraId="10ADA2A6" w14:textId="77777777" w:rsidR="00887328" w:rsidRPr="007F33F1" w:rsidRDefault="00887328" w:rsidP="000C201D">
            <w:pPr>
              <w:ind w:right="-428"/>
              <w:rPr>
                <w:b/>
              </w:rPr>
            </w:pPr>
          </w:p>
        </w:tc>
      </w:tr>
      <w:tr w:rsidR="00C137E1" w:rsidRPr="007F33F1" w14:paraId="4B076251" w14:textId="77777777" w:rsidTr="00C137E1">
        <w:trPr>
          <w:trHeight w:val="2676"/>
        </w:trPr>
        <w:tc>
          <w:tcPr>
            <w:tcW w:w="9867" w:type="dxa"/>
            <w:gridSpan w:val="5"/>
            <w:tcBorders>
              <w:left w:val="single" w:sz="4" w:space="0" w:color="auto"/>
              <w:right w:val="single" w:sz="4" w:space="0" w:color="auto"/>
            </w:tcBorders>
          </w:tcPr>
          <w:p w14:paraId="365737E0" w14:textId="77777777" w:rsidR="00C137E1" w:rsidRPr="00C137E1" w:rsidRDefault="00C137E1" w:rsidP="00C137E1">
            <w:pPr>
              <w:ind w:firstLine="708"/>
            </w:pPr>
          </w:p>
        </w:tc>
      </w:tr>
      <w:tr w:rsidR="00887328" w:rsidRPr="007F33F1" w14:paraId="3D01E835" w14:textId="77777777" w:rsidTr="000C201D">
        <w:trPr>
          <w:trHeight w:val="1094"/>
        </w:trPr>
        <w:tc>
          <w:tcPr>
            <w:tcW w:w="4817" w:type="dxa"/>
            <w:gridSpan w:val="2"/>
            <w:tcBorders>
              <w:top w:val="dashSmallGap" w:sz="4" w:space="0" w:color="auto"/>
              <w:left w:val="single" w:sz="4" w:space="0" w:color="auto"/>
              <w:bottom w:val="single" w:sz="4" w:space="0" w:color="auto"/>
            </w:tcBorders>
          </w:tcPr>
          <w:p w14:paraId="7553A460" w14:textId="77777777" w:rsidR="00887328" w:rsidRPr="007F33F1" w:rsidRDefault="00887328" w:rsidP="000C201D">
            <w:pPr>
              <w:ind w:right="-428"/>
              <w:rPr>
                <w:u w:val="single"/>
              </w:rPr>
            </w:pPr>
            <w:r w:rsidRPr="007F33F1">
              <w:t xml:space="preserve">Naam aanvrager: </w:t>
            </w:r>
          </w:p>
        </w:tc>
        <w:tc>
          <w:tcPr>
            <w:tcW w:w="5050" w:type="dxa"/>
            <w:gridSpan w:val="3"/>
            <w:tcBorders>
              <w:top w:val="dashSmallGap" w:sz="4" w:space="0" w:color="auto"/>
              <w:bottom w:val="single" w:sz="4" w:space="0" w:color="auto"/>
              <w:right w:val="single" w:sz="4" w:space="0" w:color="auto"/>
            </w:tcBorders>
          </w:tcPr>
          <w:p w14:paraId="24D5E6BF" w14:textId="77777777" w:rsidR="00887328" w:rsidRPr="007F33F1" w:rsidRDefault="00887328" w:rsidP="000C201D">
            <w:pPr>
              <w:ind w:right="-428"/>
            </w:pPr>
            <w:r w:rsidRPr="007F33F1">
              <w:t>Handtekening aanvrager:</w:t>
            </w:r>
          </w:p>
        </w:tc>
      </w:tr>
    </w:tbl>
    <w:p w14:paraId="0D360349" w14:textId="77777777" w:rsidR="00887328" w:rsidRDefault="00887328" w:rsidP="00274E15">
      <w:pPr>
        <w:ind w:right="-428"/>
        <w:rPr>
          <w:sz w:val="18"/>
          <w:szCs w:val="18"/>
          <w:vertAlign w:val="superscript"/>
        </w:rPr>
      </w:pPr>
    </w:p>
    <w:p w14:paraId="7EC4E1B7" w14:textId="343F68B9" w:rsidR="00D409A6" w:rsidRDefault="00B15B45" w:rsidP="00274E15">
      <w:pPr>
        <w:ind w:right="-428"/>
        <w:rPr>
          <w:sz w:val="16"/>
          <w:szCs w:val="16"/>
        </w:rPr>
      </w:pPr>
      <w:r w:rsidRPr="00D409A6">
        <w:rPr>
          <w:sz w:val="16"/>
          <w:szCs w:val="16"/>
        </w:rPr>
        <w:t>19</w:t>
      </w:r>
      <w:r w:rsidR="00D409A6">
        <w:rPr>
          <w:sz w:val="16"/>
          <w:szCs w:val="16"/>
        </w:rPr>
        <w:t>-</w:t>
      </w:r>
      <w:r w:rsidRPr="00D409A6">
        <w:rPr>
          <w:sz w:val="16"/>
          <w:szCs w:val="16"/>
        </w:rPr>
        <w:t>10</w:t>
      </w:r>
      <w:r w:rsidR="00D409A6">
        <w:rPr>
          <w:sz w:val="16"/>
          <w:szCs w:val="16"/>
        </w:rPr>
        <w:t>-20</w:t>
      </w:r>
      <w:r w:rsidRPr="00D409A6">
        <w:rPr>
          <w:sz w:val="16"/>
          <w:szCs w:val="16"/>
        </w:rPr>
        <w:t xml:space="preserve">13 </w:t>
      </w:r>
      <w:r w:rsidR="00274E15" w:rsidRPr="00D409A6">
        <w:rPr>
          <w:sz w:val="16"/>
          <w:szCs w:val="16"/>
        </w:rPr>
        <w:t xml:space="preserve">h - toevoeging externe wijzigingen </w:t>
      </w:r>
      <w:r w:rsidRPr="00D409A6">
        <w:rPr>
          <w:sz w:val="16"/>
          <w:szCs w:val="16"/>
        </w:rPr>
        <w:t xml:space="preserve">/ </w:t>
      </w:r>
      <w:r w:rsidRPr="006678D1">
        <w:rPr>
          <w:sz w:val="16"/>
          <w:szCs w:val="16"/>
          <w:vertAlign w:val="superscript"/>
        </w:rPr>
        <w:t xml:space="preserve"> </w:t>
      </w:r>
      <w:r w:rsidR="00274E15" w:rsidRPr="006678D1">
        <w:rPr>
          <w:sz w:val="16"/>
          <w:szCs w:val="16"/>
        </w:rPr>
        <w:t xml:space="preserve"> </w:t>
      </w:r>
    </w:p>
    <w:p w14:paraId="0C5E26D8" w14:textId="6A2AB1E1" w:rsidR="00D409A6" w:rsidRDefault="00B15B45" w:rsidP="00274E15">
      <w:pPr>
        <w:ind w:right="-428"/>
        <w:rPr>
          <w:sz w:val="16"/>
          <w:szCs w:val="16"/>
        </w:rPr>
      </w:pPr>
      <w:r w:rsidRPr="00D409A6">
        <w:rPr>
          <w:sz w:val="16"/>
          <w:szCs w:val="16"/>
        </w:rPr>
        <w:t>23</w:t>
      </w:r>
      <w:r w:rsidR="00D409A6">
        <w:rPr>
          <w:sz w:val="16"/>
          <w:szCs w:val="16"/>
        </w:rPr>
        <w:t>-</w:t>
      </w:r>
      <w:r w:rsidRPr="00D409A6">
        <w:rPr>
          <w:sz w:val="16"/>
          <w:szCs w:val="16"/>
        </w:rPr>
        <w:t>03</w:t>
      </w:r>
      <w:r w:rsidR="00D409A6">
        <w:rPr>
          <w:sz w:val="16"/>
          <w:szCs w:val="16"/>
        </w:rPr>
        <w:t>-20</w:t>
      </w:r>
      <w:r w:rsidRPr="00D409A6">
        <w:rPr>
          <w:sz w:val="16"/>
          <w:szCs w:val="16"/>
        </w:rPr>
        <w:t xml:space="preserve">15/ </w:t>
      </w:r>
      <w:r w:rsidR="00274E15" w:rsidRPr="00D409A6">
        <w:rPr>
          <w:sz w:val="16"/>
          <w:szCs w:val="16"/>
        </w:rPr>
        <w:t xml:space="preserve">i – toevoeging milieuaspecten en </w:t>
      </w:r>
      <w:r w:rsidR="00824339" w:rsidRPr="00D409A6">
        <w:rPr>
          <w:sz w:val="16"/>
          <w:szCs w:val="16"/>
        </w:rPr>
        <w:t>omgevingsvergunning</w:t>
      </w:r>
      <w:r w:rsidR="00274E15" w:rsidRPr="00D409A6">
        <w:rPr>
          <w:sz w:val="16"/>
          <w:szCs w:val="16"/>
        </w:rPr>
        <w:t xml:space="preserve"> </w:t>
      </w:r>
      <w:r w:rsidRPr="00D409A6">
        <w:rPr>
          <w:sz w:val="16"/>
          <w:szCs w:val="16"/>
        </w:rPr>
        <w:t xml:space="preserve">/ </w:t>
      </w:r>
    </w:p>
    <w:p w14:paraId="0EA8EB15" w14:textId="185EEB45" w:rsidR="00D409A6" w:rsidRDefault="00B15B45" w:rsidP="00274E15">
      <w:pPr>
        <w:ind w:right="-428"/>
        <w:rPr>
          <w:sz w:val="16"/>
          <w:szCs w:val="16"/>
        </w:rPr>
      </w:pPr>
      <w:r w:rsidRPr="00D409A6">
        <w:rPr>
          <w:sz w:val="16"/>
          <w:szCs w:val="16"/>
        </w:rPr>
        <w:t>14</w:t>
      </w:r>
      <w:r w:rsidR="00D409A6">
        <w:rPr>
          <w:sz w:val="16"/>
          <w:szCs w:val="16"/>
        </w:rPr>
        <w:t>-</w:t>
      </w:r>
      <w:r w:rsidRPr="00D409A6">
        <w:rPr>
          <w:sz w:val="16"/>
          <w:szCs w:val="16"/>
        </w:rPr>
        <w:t>07</w:t>
      </w:r>
      <w:r w:rsidR="00D409A6">
        <w:rPr>
          <w:sz w:val="16"/>
          <w:szCs w:val="16"/>
        </w:rPr>
        <w:t>-20</w:t>
      </w:r>
      <w:r w:rsidRPr="00D409A6">
        <w:rPr>
          <w:sz w:val="16"/>
          <w:szCs w:val="16"/>
        </w:rPr>
        <w:t xml:space="preserve">15 </w:t>
      </w:r>
      <w:r w:rsidR="00824339" w:rsidRPr="00D409A6">
        <w:rPr>
          <w:sz w:val="16"/>
          <w:szCs w:val="16"/>
        </w:rPr>
        <w:t xml:space="preserve">J: aanpassing beschrijving </w:t>
      </w:r>
      <w:r w:rsidRPr="00D409A6">
        <w:rPr>
          <w:sz w:val="16"/>
          <w:szCs w:val="16"/>
        </w:rPr>
        <w:t xml:space="preserve">naam / </w:t>
      </w:r>
    </w:p>
    <w:p w14:paraId="74E8FC1C" w14:textId="4431B609" w:rsidR="00D409A6" w:rsidRDefault="00B15B45" w:rsidP="00274E15">
      <w:pPr>
        <w:ind w:right="-428"/>
        <w:rPr>
          <w:sz w:val="16"/>
          <w:szCs w:val="16"/>
        </w:rPr>
      </w:pPr>
      <w:r w:rsidRPr="00D409A6">
        <w:rPr>
          <w:sz w:val="16"/>
          <w:szCs w:val="16"/>
        </w:rPr>
        <w:t>14</w:t>
      </w:r>
      <w:r w:rsidR="00D409A6">
        <w:rPr>
          <w:sz w:val="16"/>
          <w:szCs w:val="16"/>
        </w:rPr>
        <w:t>-</w:t>
      </w:r>
      <w:r w:rsidRPr="00D409A6">
        <w:rPr>
          <w:sz w:val="16"/>
          <w:szCs w:val="16"/>
        </w:rPr>
        <w:t>08</w:t>
      </w:r>
      <w:r w:rsidR="00D409A6">
        <w:rPr>
          <w:sz w:val="16"/>
          <w:szCs w:val="16"/>
        </w:rPr>
        <w:t>-20</w:t>
      </w:r>
      <w:r w:rsidRPr="00D409A6">
        <w:rPr>
          <w:sz w:val="16"/>
          <w:szCs w:val="16"/>
        </w:rPr>
        <w:t>15 K toevoeging evaluatieformulier en actielijst</w:t>
      </w:r>
      <w:r w:rsidR="004E3200" w:rsidRPr="00D409A6">
        <w:rPr>
          <w:sz w:val="16"/>
          <w:szCs w:val="16"/>
        </w:rPr>
        <w:t xml:space="preserve"> / </w:t>
      </w:r>
    </w:p>
    <w:p w14:paraId="49B057CE" w14:textId="63DBB565" w:rsidR="00D409A6" w:rsidRDefault="004E3200" w:rsidP="00274E15">
      <w:pPr>
        <w:ind w:right="-428"/>
        <w:rPr>
          <w:sz w:val="16"/>
          <w:szCs w:val="16"/>
        </w:rPr>
      </w:pPr>
      <w:r w:rsidRPr="00D409A6">
        <w:rPr>
          <w:sz w:val="16"/>
          <w:szCs w:val="16"/>
        </w:rPr>
        <w:t>15</w:t>
      </w:r>
      <w:r w:rsidR="00D409A6">
        <w:rPr>
          <w:sz w:val="16"/>
          <w:szCs w:val="16"/>
        </w:rPr>
        <w:t>-</w:t>
      </w:r>
      <w:r w:rsidRPr="00D409A6">
        <w:rPr>
          <w:sz w:val="16"/>
          <w:szCs w:val="16"/>
        </w:rPr>
        <w:t>03</w:t>
      </w:r>
      <w:r w:rsidR="00D409A6">
        <w:rPr>
          <w:sz w:val="16"/>
          <w:szCs w:val="16"/>
        </w:rPr>
        <w:t>-20</w:t>
      </w:r>
      <w:r w:rsidRPr="00D409A6">
        <w:rPr>
          <w:sz w:val="16"/>
          <w:szCs w:val="16"/>
        </w:rPr>
        <w:t xml:space="preserve">17 toevoegen aandachtspunt benodigde acties bij wijzigingen en afschermen locatie) </w:t>
      </w:r>
      <w:r w:rsidR="00BB561D" w:rsidRPr="00D409A6">
        <w:rPr>
          <w:sz w:val="16"/>
          <w:szCs w:val="16"/>
        </w:rPr>
        <w:t xml:space="preserve"> / </w:t>
      </w:r>
    </w:p>
    <w:p w14:paraId="269F72F8" w14:textId="7FA16349" w:rsidR="00D409A6" w:rsidRDefault="00C137E1" w:rsidP="00274E15">
      <w:pPr>
        <w:ind w:right="-428"/>
        <w:rPr>
          <w:sz w:val="16"/>
          <w:szCs w:val="16"/>
        </w:rPr>
      </w:pPr>
      <w:r w:rsidRPr="006678D1">
        <w:rPr>
          <w:sz w:val="16"/>
          <w:szCs w:val="16"/>
        </w:rPr>
        <w:t>02-05-</w:t>
      </w:r>
      <w:r w:rsidR="00BB561D" w:rsidRPr="006678D1">
        <w:rPr>
          <w:sz w:val="16"/>
          <w:szCs w:val="16"/>
        </w:rPr>
        <w:t>2018</w:t>
      </w:r>
      <w:r w:rsidR="00E60F56" w:rsidRPr="006678D1">
        <w:rPr>
          <w:sz w:val="16"/>
          <w:szCs w:val="16"/>
        </w:rPr>
        <w:t xml:space="preserve"> </w:t>
      </w:r>
      <w:r w:rsidR="00FB0DAE" w:rsidRPr="006678D1">
        <w:rPr>
          <w:sz w:val="16"/>
          <w:szCs w:val="16"/>
        </w:rPr>
        <w:t xml:space="preserve">N </w:t>
      </w:r>
      <w:r w:rsidRPr="006678D1">
        <w:rPr>
          <w:sz w:val="16"/>
          <w:szCs w:val="16"/>
        </w:rPr>
        <w:t>redactionele verduidelijking, atex verwijziging,</w:t>
      </w:r>
      <w:r w:rsidR="00BB561D" w:rsidRPr="006678D1">
        <w:rPr>
          <w:sz w:val="16"/>
          <w:szCs w:val="16"/>
        </w:rPr>
        <w:t xml:space="preserve"> toevoeging verwijzing naar activiteitenbesluit/ regeling </w:t>
      </w:r>
      <w:r w:rsidR="00E60F56" w:rsidRPr="006678D1">
        <w:rPr>
          <w:sz w:val="16"/>
          <w:szCs w:val="16"/>
        </w:rPr>
        <w:t xml:space="preserve">/ </w:t>
      </w:r>
    </w:p>
    <w:p w14:paraId="0CCE45DE" w14:textId="77777777" w:rsidR="00D409A6" w:rsidRDefault="00E60F56" w:rsidP="00274E15">
      <w:pPr>
        <w:ind w:right="-428"/>
        <w:rPr>
          <w:sz w:val="16"/>
          <w:szCs w:val="16"/>
        </w:rPr>
      </w:pPr>
      <w:r w:rsidRPr="006678D1">
        <w:rPr>
          <w:sz w:val="16"/>
          <w:szCs w:val="16"/>
        </w:rPr>
        <w:t xml:space="preserve">26-08-2020 </w:t>
      </w:r>
      <w:r w:rsidR="00D409A6">
        <w:rPr>
          <w:sz w:val="16"/>
          <w:szCs w:val="16"/>
        </w:rPr>
        <w:t xml:space="preserve">O </w:t>
      </w:r>
      <w:r w:rsidRPr="006678D1">
        <w:rPr>
          <w:sz w:val="16"/>
          <w:szCs w:val="16"/>
        </w:rPr>
        <w:t xml:space="preserve">redactioneel: </w:t>
      </w:r>
      <w:r w:rsidR="00823EBB" w:rsidRPr="006678D1">
        <w:rPr>
          <w:sz w:val="16"/>
          <w:szCs w:val="16"/>
        </w:rPr>
        <w:t xml:space="preserve">“heeft de verandering effect op ontwerp”: </w:t>
      </w:r>
      <w:r w:rsidR="00FB0DAE" w:rsidRPr="006678D1">
        <w:rPr>
          <w:sz w:val="16"/>
          <w:szCs w:val="16"/>
        </w:rPr>
        <w:t>(Tijdelijk) aanpassing / nieuw leidingwerk</w:t>
      </w:r>
      <w:r w:rsidRPr="006678D1">
        <w:rPr>
          <w:sz w:val="16"/>
          <w:szCs w:val="16"/>
        </w:rPr>
        <w:t xml:space="preserve">, kamv </w:t>
      </w:r>
      <w:r w:rsidR="00823EBB" w:rsidRPr="006678D1">
        <w:rPr>
          <w:sz w:val="16"/>
          <w:szCs w:val="16"/>
        </w:rPr>
        <w:t>-</w:t>
      </w:r>
      <w:r w:rsidR="00DC02E2" w:rsidRPr="006678D1">
        <w:rPr>
          <w:sz w:val="16"/>
          <w:szCs w:val="16"/>
        </w:rPr>
        <w:t xml:space="preserve">&gt; </w:t>
      </w:r>
      <w:r w:rsidRPr="006678D1">
        <w:rPr>
          <w:sz w:val="16"/>
          <w:szCs w:val="16"/>
        </w:rPr>
        <w:t>HSE</w:t>
      </w:r>
      <w:r w:rsidR="00A87B52" w:rsidRPr="006678D1">
        <w:rPr>
          <w:sz w:val="16"/>
          <w:szCs w:val="16"/>
        </w:rPr>
        <w:t xml:space="preserve"> / P </w:t>
      </w:r>
    </w:p>
    <w:p w14:paraId="2B76C962" w14:textId="77777777" w:rsidR="00D409A6" w:rsidRDefault="00A87B52" w:rsidP="00274E15">
      <w:pPr>
        <w:ind w:right="-428"/>
        <w:rPr>
          <w:sz w:val="16"/>
          <w:szCs w:val="16"/>
        </w:rPr>
      </w:pPr>
      <w:r w:rsidRPr="006678D1">
        <w:rPr>
          <w:sz w:val="16"/>
          <w:szCs w:val="16"/>
        </w:rPr>
        <w:t>12-01-2021 toevoegingen in actielijst (PFD, C&amp;E schema, leidinglijst, appendages)</w:t>
      </w:r>
      <w:r w:rsidR="00250C2A" w:rsidRPr="006678D1">
        <w:rPr>
          <w:sz w:val="16"/>
          <w:szCs w:val="16"/>
        </w:rPr>
        <w:t xml:space="preserve"> / </w:t>
      </w:r>
    </w:p>
    <w:p w14:paraId="76D9266C" w14:textId="37F26545" w:rsidR="00D409A6" w:rsidRDefault="00D409A6" w:rsidP="00274E15">
      <w:pPr>
        <w:ind w:right="-428"/>
        <w:rPr>
          <w:sz w:val="16"/>
          <w:szCs w:val="16"/>
        </w:rPr>
      </w:pPr>
      <w:r>
        <w:rPr>
          <w:sz w:val="16"/>
          <w:szCs w:val="16"/>
        </w:rPr>
        <w:t xml:space="preserve">30-04-2021 </w:t>
      </w:r>
      <w:r w:rsidR="00250C2A" w:rsidRPr="006678D1">
        <w:rPr>
          <w:sz w:val="16"/>
          <w:szCs w:val="16"/>
        </w:rPr>
        <w:t>Q – toevoeging invloed installatie-scenari</w:t>
      </w:r>
      <w:r>
        <w:rPr>
          <w:sz w:val="16"/>
          <w:szCs w:val="16"/>
        </w:rPr>
        <w:t>o</w:t>
      </w:r>
    </w:p>
    <w:p w14:paraId="4BB9BE19" w14:textId="0FBF054E" w:rsidR="00D409A6" w:rsidRDefault="00D409A6" w:rsidP="00D409A6">
      <w:pPr>
        <w:ind w:right="-428"/>
      </w:pPr>
      <w:r>
        <w:rPr>
          <w:sz w:val="16"/>
          <w:szCs w:val="16"/>
        </w:rPr>
        <w:t xml:space="preserve">25-01-2023 R- Opgenomen in benodigde acties BRD, MAR, </w:t>
      </w:r>
    </w:p>
    <w:p w14:paraId="74BF8AB7" w14:textId="5A8A63C9" w:rsidR="00D409A6" w:rsidRPr="006678D1" w:rsidRDefault="00D409A6" w:rsidP="00274E15">
      <w:pPr>
        <w:ind w:right="-428"/>
        <w:rPr>
          <w:sz w:val="16"/>
          <w:szCs w:val="16"/>
        </w:rPr>
      </w:pPr>
    </w:p>
    <w:p w14:paraId="7440FBC9" w14:textId="34EBC836" w:rsidR="00887328" w:rsidRPr="00274E15" w:rsidRDefault="00887328" w:rsidP="00D409A6">
      <w:pPr>
        <w:ind w:right="-428"/>
      </w:pPr>
    </w:p>
    <w:sectPr w:rsidR="00887328" w:rsidRPr="00274E15" w:rsidSect="00495F12">
      <w:headerReference w:type="even" r:id="rId8"/>
      <w:headerReference w:type="default" r:id="rId9"/>
      <w:footerReference w:type="even" r:id="rId10"/>
      <w:footerReference w:type="default" r:id="rId11"/>
      <w:headerReference w:type="first" r:id="rId12"/>
      <w:footerReference w:type="first" r:id="rId13"/>
      <w:pgSz w:w="11906" w:h="16838" w:code="9"/>
      <w:pgMar w:top="2268" w:right="851" w:bottom="709" w:left="1418" w:header="567" w:footer="265"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0672" w14:textId="77777777" w:rsidR="0095571A" w:rsidRDefault="0095571A">
      <w:r>
        <w:separator/>
      </w:r>
    </w:p>
  </w:endnote>
  <w:endnote w:type="continuationSeparator" w:id="0">
    <w:p w14:paraId="7B64F2D0" w14:textId="77777777" w:rsidR="0095571A" w:rsidRDefault="0095571A">
      <w:r>
        <w:continuationSeparator/>
      </w:r>
    </w:p>
  </w:endnote>
  <w:endnote w:type="continuationNotice" w:id="1">
    <w:p w14:paraId="7E44C03A" w14:textId="77777777" w:rsidR="0095571A" w:rsidRDefault="009557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1F5D" w14:textId="77777777" w:rsidR="00176FA4" w:rsidRDefault="00176FA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65C1" w14:textId="0F6D07EC" w:rsidR="004C5ADB" w:rsidRPr="00495F12" w:rsidRDefault="004C5ADB" w:rsidP="003B6C67">
    <w:pPr>
      <w:pStyle w:val="Voettekst"/>
      <w:rPr>
        <w:sz w:val="18"/>
        <w:szCs w:val="18"/>
      </w:rPr>
    </w:pPr>
    <w:r>
      <w:fldChar w:fldCharType="begin"/>
    </w:r>
    <w:r w:rsidRPr="00495F12">
      <w:instrText xml:space="preserve"> FILENAME  \* Lower  \* MERGEFORMAT </w:instrText>
    </w:r>
    <w:r>
      <w:fldChar w:fldCharType="separate"/>
    </w:r>
    <w:r w:rsidR="00176FA4" w:rsidRPr="00176FA4">
      <w:rPr>
        <w:noProof/>
        <w:sz w:val="18"/>
        <w:szCs w:val="18"/>
      </w:rPr>
      <w:t>mhb12-3-4-1f1_r formulier moc</w:t>
    </w:r>
    <w:r>
      <w:rPr>
        <w:noProof/>
        <w:sz w:val="18"/>
        <w:szCs w:val="18"/>
      </w:rPr>
      <w:fldChar w:fldCharType="end"/>
    </w:r>
    <w:r w:rsidRPr="00495F12">
      <w:rPr>
        <w:sz w:val="18"/>
        <w:szCs w:val="18"/>
      </w:rPr>
      <w:t xml:space="preserve">        </w:t>
    </w:r>
    <w:r w:rsidRPr="00495F12">
      <w:rPr>
        <w:sz w:val="18"/>
        <w:szCs w:val="18"/>
      </w:rPr>
      <w:tab/>
    </w:r>
    <w:r w:rsidRPr="00495F12">
      <w:rPr>
        <w:sz w:val="18"/>
        <w:szCs w:val="18"/>
      </w:rPr>
      <w:tab/>
    </w:r>
  </w:p>
  <w:p w14:paraId="5BADA675" w14:textId="77777777" w:rsidR="004C5ADB" w:rsidRPr="00495F12" w:rsidRDefault="004C5ADB" w:rsidP="003B6C67">
    <w:pPr>
      <w:pStyle w:val="Voettekst"/>
      <w:rPr>
        <w:sz w:val="18"/>
      </w:rPr>
    </w:pPr>
    <w:r w:rsidRPr="00495F12">
      <w:rPr>
        <w:sz w:val="18"/>
        <w:szCs w:val="18"/>
      </w:rPr>
      <w:t xml:space="preserve"> </w:t>
    </w:r>
    <w:r w:rsidRPr="00495F12">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C17F" w14:textId="77777777" w:rsidR="004C5ADB" w:rsidRDefault="004C5ADB" w:rsidP="003B6C67">
    <w:pPr>
      <w:pStyle w:val="Voettekst"/>
      <w:rPr>
        <w:sz w:val="16"/>
        <w:szCs w:val="16"/>
      </w:rPr>
    </w:pPr>
  </w:p>
  <w:p w14:paraId="7290F4EF" w14:textId="5266ED73" w:rsidR="004C5ADB" w:rsidRPr="00F94C9F" w:rsidRDefault="00633961" w:rsidP="00CC74C5">
    <w:pPr>
      <w:pStyle w:val="Voettekst"/>
      <w:rPr>
        <w:sz w:val="18"/>
        <w:szCs w:val="18"/>
      </w:rPr>
    </w:pPr>
    <w:fldSimple w:instr=" FILENAME  \* Lower  \* MERGEFORMAT ">
      <w:r w:rsidR="00176FA4" w:rsidRPr="00176FA4">
        <w:rPr>
          <w:noProof/>
          <w:sz w:val="18"/>
          <w:szCs w:val="18"/>
        </w:rPr>
        <w:t>mhb12-3-4-1f1_r formulier moc</w:t>
      </w:r>
    </w:fldSimple>
    <w:r w:rsidR="004C5ADB" w:rsidRPr="00F94C9F">
      <w:rPr>
        <w:sz w:val="18"/>
        <w:szCs w:val="18"/>
      </w:rPr>
      <w:t xml:space="preserve">     </w:t>
    </w:r>
    <w:r w:rsidR="004C5ADB">
      <w:rPr>
        <w:sz w:val="18"/>
        <w:szCs w:val="18"/>
      </w:rPr>
      <w:t xml:space="preserve">*  wijziging: toevoeging in tabel identificatie scenario’s bedrijfsnoodplan </w:t>
    </w:r>
    <w:r w:rsidR="004C5ADB" w:rsidRPr="00F94C9F">
      <w:rPr>
        <w:sz w:val="18"/>
        <w:szCs w:val="18"/>
      </w:rPr>
      <w:t xml:space="preserve"> </w:t>
    </w:r>
  </w:p>
  <w:p w14:paraId="3E115FD2" w14:textId="77777777" w:rsidR="004C5ADB" w:rsidRPr="003B6C67" w:rsidRDefault="004C5ADB" w:rsidP="003B6C67">
    <w:pPr>
      <w:pStyle w:val="Voetteks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E1B5" w14:textId="77777777" w:rsidR="0095571A" w:rsidRDefault="0095571A">
      <w:r>
        <w:separator/>
      </w:r>
    </w:p>
  </w:footnote>
  <w:footnote w:type="continuationSeparator" w:id="0">
    <w:p w14:paraId="1D4742BC" w14:textId="77777777" w:rsidR="0095571A" w:rsidRDefault="0095571A">
      <w:r>
        <w:continuationSeparator/>
      </w:r>
    </w:p>
  </w:footnote>
  <w:footnote w:type="continuationNotice" w:id="1">
    <w:p w14:paraId="631D57D4" w14:textId="77777777" w:rsidR="0095571A" w:rsidRDefault="009557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988F" w14:textId="77777777" w:rsidR="00176FA4" w:rsidRDefault="00176FA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185D" w14:textId="77777777" w:rsidR="004C5ADB" w:rsidRDefault="004C5ADB">
    <w:pPr>
      <w:pStyle w:val="Koptekst"/>
    </w:pPr>
    <w:r>
      <w:rPr>
        <w:noProof/>
        <w:lang w:val="en-GB" w:eastAsia="en-GB"/>
      </w:rPr>
      <w:drawing>
        <wp:anchor distT="0" distB="0" distL="114300" distR="114300" simplePos="0" relativeHeight="251666432" behindDoc="0" locked="0" layoutInCell="1" allowOverlap="1" wp14:anchorId="535A535A" wp14:editId="1B1DA94B">
          <wp:simplePos x="0" y="0"/>
          <wp:positionH relativeFrom="margin">
            <wp:align>left</wp:align>
          </wp:positionH>
          <wp:positionV relativeFrom="paragraph">
            <wp:posOffset>172278</wp:posOffset>
          </wp:positionV>
          <wp:extent cx="699135" cy="699135"/>
          <wp:effectExtent l="0" t="0" r="5715" b="5715"/>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9135" cy="699135"/>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tbl>
    <w:tblPr>
      <w:tblW w:w="0" w:type="auto"/>
      <w:tblInd w:w="2500"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150"/>
      <w:gridCol w:w="180"/>
      <w:gridCol w:w="725"/>
      <w:gridCol w:w="2335"/>
      <w:gridCol w:w="995"/>
      <w:gridCol w:w="195"/>
      <w:gridCol w:w="1510"/>
    </w:tblGrid>
    <w:tr w:rsidR="004C5ADB" w14:paraId="11172036" w14:textId="77777777" w:rsidTr="00633961">
      <w:tc>
        <w:tcPr>
          <w:tcW w:w="7090" w:type="dxa"/>
          <w:gridSpan w:val="7"/>
          <w:tcBorders>
            <w:top w:val="double" w:sz="6" w:space="0" w:color="auto"/>
            <w:bottom w:val="double" w:sz="4" w:space="0" w:color="auto"/>
            <w:right w:val="double" w:sz="6" w:space="0" w:color="auto"/>
          </w:tcBorders>
          <w:shd w:val="clear" w:color="auto" w:fill="FFFFFF"/>
        </w:tcPr>
        <w:p w14:paraId="4224993A" w14:textId="77777777" w:rsidR="004C5ADB" w:rsidRDefault="004C5ADB" w:rsidP="002E6525">
          <w:pPr>
            <w:jc w:val="center"/>
            <w:rPr>
              <w:b/>
            </w:rPr>
          </w:pPr>
          <w:r>
            <w:rPr>
              <w:b/>
            </w:rPr>
            <w:t>MANAGEMENTHANDBOEK STINOIL</w:t>
          </w:r>
        </w:p>
      </w:tc>
    </w:tr>
    <w:tr w:rsidR="004C5ADB" w14:paraId="1F680196" w14:textId="77777777" w:rsidTr="00633961">
      <w:trPr>
        <w:trHeight w:val="284"/>
      </w:trPr>
      <w:tc>
        <w:tcPr>
          <w:tcW w:w="1150" w:type="dxa"/>
          <w:tcBorders>
            <w:top w:val="double" w:sz="4" w:space="0" w:color="auto"/>
            <w:bottom w:val="single" w:sz="6" w:space="0" w:color="auto"/>
            <w:right w:val="nil"/>
          </w:tcBorders>
          <w:vAlign w:val="center"/>
        </w:tcPr>
        <w:p w14:paraId="3F3B7ECD" w14:textId="77777777" w:rsidR="004C5ADB" w:rsidRPr="000C1ED6" w:rsidRDefault="004C5ADB" w:rsidP="002E6525">
          <w:pPr>
            <w:rPr>
              <w:sz w:val="18"/>
            </w:rPr>
          </w:pPr>
          <w:r w:rsidRPr="000C1ED6">
            <w:rPr>
              <w:sz w:val="18"/>
            </w:rPr>
            <w:t>Hoofdstuk</w:t>
          </w:r>
        </w:p>
      </w:tc>
      <w:tc>
        <w:tcPr>
          <w:tcW w:w="180" w:type="dxa"/>
          <w:tcBorders>
            <w:top w:val="double" w:sz="4" w:space="0" w:color="auto"/>
            <w:left w:val="nil"/>
            <w:bottom w:val="single" w:sz="6" w:space="0" w:color="auto"/>
            <w:right w:val="nil"/>
          </w:tcBorders>
          <w:vAlign w:val="center"/>
        </w:tcPr>
        <w:p w14:paraId="687C4760" w14:textId="77777777" w:rsidR="004C5ADB" w:rsidRPr="000C1ED6" w:rsidRDefault="004C5ADB" w:rsidP="002E6525">
          <w:pPr>
            <w:rPr>
              <w:sz w:val="18"/>
            </w:rPr>
          </w:pPr>
          <w:r w:rsidRPr="000C1ED6">
            <w:rPr>
              <w:sz w:val="18"/>
            </w:rPr>
            <w:t>:</w:t>
          </w:r>
        </w:p>
      </w:tc>
      <w:tc>
        <w:tcPr>
          <w:tcW w:w="725" w:type="dxa"/>
          <w:tcBorders>
            <w:top w:val="double" w:sz="4" w:space="0" w:color="auto"/>
            <w:left w:val="nil"/>
            <w:bottom w:val="single" w:sz="6" w:space="0" w:color="auto"/>
            <w:right w:val="nil"/>
          </w:tcBorders>
          <w:vAlign w:val="center"/>
        </w:tcPr>
        <w:p w14:paraId="02CB23F7" w14:textId="77777777" w:rsidR="004C5ADB" w:rsidRPr="000C1ED6" w:rsidRDefault="004C5ADB" w:rsidP="002E6525">
          <w:pPr>
            <w:rPr>
              <w:sz w:val="18"/>
            </w:rPr>
          </w:pPr>
          <w:r w:rsidRPr="000C1ED6">
            <w:rPr>
              <w:sz w:val="18"/>
            </w:rPr>
            <w:t>12</w:t>
          </w:r>
        </w:p>
      </w:tc>
      <w:tc>
        <w:tcPr>
          <w:tcW w:w="2335" w:type="dxa"/>
          <w:tcBorders>
            <w:top w:val="double" w:sz="4" w:space="0" w:color="auto"/>
            <w:left w:val="nil"/>
            <w:bottom w:val="single" w:sz="6" w:space="0" w:color="auto"/>
            <w:right w:val="single" w:sz="4" w:space="0" w:color="auto"/>
          </w:tcBorders>
          <w:vAlign w:val="center"/>
        </w:tcPr>
        <w:p w14:paraId="462F7865" w14:textId="77777777" w:rsidR="004C5ADB" w:rsidRPr="000C1ED6" w:rsidRDefault="004C5ADB" w:rsidP="002E6525">
          <w:pPr>
            <w:rPr>
              <w:sz w:val="18"/>
            </w:rPr>
          </w:pPr>
          <w:r w:rsidRPr="000C1ED6">
            <w:rPr>
              <w:sz w:val="18"/>
            </w:rPr>
            <w:t>Veiligheid</w:t>
          </w:r>
        </w:p>
      </w:tc>
      <w:tc>
        <w:tcPr>
          <w:tcW w:w="995" w:type="dxa"/>
          <w:tcBorders>
            <w:top w:val="double" w:sz="4" w:space="0" w:color="auto"/>
            <w:bottom w:val="single" w:sz="6" w:space="0" w:color="auto"/>
            <w:right w:val="nil"/>
          </w:tcBorders>
          <w:vAlign w:val="center"/>
        </w:tcPr>
        <w:p w14:paraId="262AA757" w14:textId="77777777" w:rsidR="004C5ADB" w:rsidRPr="000C1ED6" w:rsidRDefault="004C5ADB" w:rsidP="002E6525">
          <w:pPr>
            <w:rPr>
              <w:sz w:val="18"/>
            </w:rPr>
          </w:pPr>
          <w:r w:rsidRPr="000C1ED6">
            <w:rPr>
              <w:sz w:val="18"/>
            </w:rPr>
            <w:t xml:space="preserve">Document             </w:t>
          </w:r>
        </w:p>
      </w:tc>
      <w:tc>
        <w:tcPr>
          <w:tcW w:w="195" w:type="dxa"/>
          <w:tcBorders>
            <w:top w:val="double" w:sz="4" w:space="0" w:color="auto"/>
            <w:bottom w:val="single" w:sz="6" w:space="0" w:color="auto"/>
            <w:right w:val="nil"/>
          </w:tcBorders>
          <w:vAlign w:val="center"/>
        </w:tcPr>
        <w:p w14:paraId="4D628D9F" w14:textId="77777777" w:rsidR="004C5ADB" w:rsidRPr="000C1ED6" w:rsidRDefault="004C5ADB" w:rsidP="002E6525">
          <w:pPr>
            <w:rPr>
              <w:b/>
              <w:sz w:val="18"/>
            </w:rPr>
          </w:pPr>
          <w:r w:rsidRPr="000C1ED6">
            <w:rPr>
              <w:b/>
              <w:sz w:val="18"/>
            </w:rPr>
            <w:t>:</w:t>
          </w:r>
        </w:p>
      </w:tc>
      <w:tc>
        <w:tcPr>
          <w:tcW w:w="1510" w:type="dxa"/>
          <w:tcBorders>
            <w:top w:val="double" w:sz="4" w:space="0" w:color="auto"/>
            <w:left w:val="nil"/>
            <w:bottom w:val="single" w:sz="6" w:space="0" w:color="auto"/>
            <w:right w:val="double" w:sz="6" w:space="0" w:color="auto"/>
          </w:tcBorders>
          <w:vAlign w:val="center"/>
        </w:tcPr>
        <w:p w14:paraId="58DFDE82" w14:textId="77777777" w:rsidR="004C5ADB" w:rsidRPr="000C1ED6" w:rsidRDefault="004C5ADB" w:rsidP="002E6525">
          <w:pPr>
            <w:rPr>
              <w:sz w:val="18"/>
            </w:rPr>
          </w:pPr>
          <w:r w:rsidRPr="000C1ED6">
            <w:rPr>
              <w:sz w:val="18"/>
            </w:rPr>
            <w:t>MHB12.3.4.F1</w:t>
          </w:r>
        </w:p>
      </w:tc>
    </w:tr>
    <w:tr w:rsidR="004C5ADB" w14:paraId="2891B269" w14:textId="77777777" w:rsidTr="00633961">
      <w:trPr>
        <w:trHeight w:val="420"/>
      </w:trPr>
      <w:tc>
        <w:tcPr>
          <w:tcW w:w="1150" w:type="dxa"/>
          <w:tcBorders>
            <w:top w:val="single" w:sz="6" w:space="0" w:color="auto"/>
            <w:bottom w:val="single" w:sz="6" w:space="0" w:color="auto"/>
            <w:right w:val="nil"/>
          </w:tcBorders>
          <w:vAlign w:val="center"/>
        </w:tcPr>
        <w:p w14:paraId="7411A198" w14:textId="77777777" w:rsidR="004C5ADB" w:rsidRPr="000C1ED6" w:rsidRDefault="004C5ADB" w:rsidP="002E6525">
          <w:pPr>
            <w:rPr>
              <w:sz w:val="18"/>
            </w:rPr>
          </w:pPr>
          <w:r w:rsidRPr="000C1ED6">
            <w:rPr>
              <w:sz w:val="18"/>
            </w:rPr>
            <w:t>paragraaf</w:t>
          </w:r>
        </w:p>
      </w:tc>
      <w:tc>
        <w:tcPr>
          <w:tcW w:w="180" w:type="dxa"/>
          <w:tcBorders>
            <w:top w:val="single" w:sz="6" w:space="0" w:color="auto"/>
            <w:left w:val="nil"/>
            <w:bottom w:val="single" w:sz="6" w:space="0" w:color="auto"/>
            <w:right w:val="nil"/>
          </w:tcBorders>
          <w:vAlign w:val="center"/>
        </w:tcPr>
        <w:p w14:paraId="637136B5" w14:textId="77777777" w:rsidR="004C5ADB" w:rsidRPr="000C1ED6" w:rsidRDefault="004C5ADB" w:rsidP="002E6525">
          <w:pPr>
            <w:rPr>
              <w:sz w:val="18"/>
            </w:rPr>
          </w:pPr>
          <w:r w:rsidRPr="000C1ED6">
            <w:rPr>
              <w:sz w:val="18"/>
            </w:rPr>
            <w:t>:</w:t>
          </w:r>
        </w:p>
      </w:tc>
      <w:tc>
        <w:tcPr>
          <w:tcW w:w="725" w:type="dxa"/>
          <w:tcBorders>
            <w:top w:val="single" w:sz="6" w:space="0" w:color="auto"/>
            <w:left w:val="nil"/>
            <w:bottom w:val="single" w:sz="6" w:space="0" w:color="auto"/>
            <w:right w:val="nil"/>
          </w:tcBorders>
          <w:vAlign w:val="center"/>
        </w:tcPr>
        <w:p w14:paraId="094CAC94" w14:textId="77777777" w:rsidR="004C5ADB" w:rsidRPr="000C1ED6" w:rsidRDefault="004C5ADB" w:rsidP="002E6525">
          <w:pPr>
            <w:rPr>
              <w:sz w:val="18"/>
            </w:rPr>
          </w:pPr>
          <w:r w:rsidRPr="000C1ED6">
            <w:rPr>
              <w:sz w:val="18"/>
            </w:rPr>
            <w:t>12.3.4</w:t>
          </w:r>
        </w:p>
      </w:tc>
      <w:tc>
        <w:tcPr>
          <w:tcW w:w="2335" w:type="dxa"/>
          <w:tcBorders>
            <w:top w:val="single" w:sz="6" w:space="0" w:color="auto"/>
            <w:left w:val="nil"/>
            <w:bottom w:val="single" w:sz="6" w:space="0" w:color="auto"/>
            <w:right w:val="single" w:sz="4" w:space="0" w:color="auto"/>
          </w:tcBorders>
          <w:vAlign w:val="center"/>
        </w:tcPr>
        <w:p w14:paraId="5D854FAE" w14:textId="77777777" w:rsidR="004C5ADB" w:rsidRDefault="004C5ADB" w:rsidP="002E6525">
          <w:pPr>
            <w:rPr>
              <w:sz w:val="18"/>
            </w:rPr>
          </w:pPr>
          <w:r>
            <w:rPr>
              <w:sz w:val="18"/>
            </w:rPr>
            <w:t>MOC-formulier</w:t>
          </w:r>
        </w:p>
        <w:p w14:paraId="5E4E9C9A" w14:textId="77777777" w:rsidR="004C5ADB" w:rsidRPr="000C1ED6" w:rsidRDefault="004C5ADB" w:rsidP="002E6525">
          <w:pPr>
            <w:rPr>
              <w:sz w:val="18"/>
            </w:rPr>
          </w:pPr>
          <w:r w:rsidRPr="000C1ED6">
            <w:rPr>
              <w:sz w:val="18"/>
            </w:rPr>
            <w:t>Aanvraag voor wijzigingen</w:t>
          </w:r>
        </w:p>
      </w:tc>
      <w:tc>
        <w:tcPr>
          <w:tcW w:w="995" w:type="dxa"/>
          <w:tcBorders>
            <w:top w:val="single" w:sz="6" w:space="0" w:color="auto"/>
            <w:bottom w:val="single" w:sz="6" w:space="0" w:color="auto"/>
            <w:right w:val="nil"/>
          </w:tcBorders>
          <w:vAlign w:val="center"/>
        </w:tcPr>
        <w:p w14:paraId="08DAAA59" w14:textId="77777777" w:rsidR="004C5ADB" w:rsidRPr="000C1ED6" w:rsidRDefault="004C5ADB" w:rsidP="002E6525">
          <w:pPr>
            <w:rPr>
              <w:sz w:val="18"/>
            </w:rPr>
          </w:pPr>
          <w:r w:rsidRPr="000C1ED6">
            <w:rPr>
              <w:sz w:val="18"/>
            </w:rPr>
            <w:t>Revisie</w:t>
          </w:r>
        </w:p>
        <w:p w14:paraId="47C5C91C" w14:textId="77777777" w:rsidR="004C5ADB" w:rsidRPr="000C1ED6" w:rsidRDefault="004C5ADB" w:rsidP="002E6525">
          <w:pPr>
            <w:rPr>
              <w:b/>
              <w:sz w:val="18"/>
            </w:rPr>
          </w:pPr>
          <w:r w:rsidRPr="000C1ED6">
            <w:rPr>
              <w:sz w:val="18"/>
            </w:rPr>
            <w:t>Datum</w:t>
          </w:r>
        </w:p>
      </w:tc>
      <w:tc>
        <w:tcPr>
          <w:tcW w:w="195" w:type="dxa"/>
          <w:tcBorders>
            <w:top w:val="single" w:sz="6" w:space="0" w:color="auto"/>
            <w:bottom w:val="single" w:sz="6" w:space="0" w:color="auto"/>
            <w:right w:val="nil"/>
          </w:tcBorders>
          <w:vAlign w:val="center"/>
        </w:tcPr>
        <w:p w14:paraId="09C11A88" w14:textId="77777777" w:rsidR="004C5ADB" w:rsidRPr="000C1ED6" w:rsidRDefault="004C5ADB" w:rsidP="002E6525">
          <w:pPr>
            <w:rPr>
              <w:b/>
              <w:sz w:val="18"/>
            </w:rPr>
          </w:pPr>
          <w:r>
            <w:rPr>
              <w:b/>
              <w:sz w:val="18"/>
            </w:rPr>
            <w:t xml:space="preserve"> </w:t>
          </w:r>
        </w:p>
      </w:tc>
      <w:tc>
        <w:tcPr>
          <w:tcW w:w="1510" w:type="dxa"/>
          <w:tcBorders>
            <w:top w:val="single" w:sz="6" w:space="0" w:color="auto"/>
            <w:left w:val="nil"/>
            <w:bottom w:val="single" w:sz="6" w:space="0" w:color="auto"/>
            <w:right w:val="double" w:sz="6" w:space="0" w:color="auto"/>
          </w:tcBorders>
          <w:vAlign w:val="center"/>
        </w:tcPr>
        <w:p w14:paraId="50238156" w14:textId="6923D936" w:rsidR="004C5ADB" w:rsidRPr="0058421F" w:rsidRDefault="00D409A6" w:rsidP="00F94C9F">
          <w:pPr>
            <w:rPr>
              <w:sz w:val="18"/>
            </w:rPr>
          </w:pPr>
          <w:r>
            <w:rPr>
              <w:sz w:val="18"/>
            </w:rPr>
            <w:t>R</w:t>
          </w:r>
        </w:p>
        <w:p w14:paraId="7D25A757" w14:textId="1F50E1F5" w:rsidR="004C5ADB" w:rsidRPr="000C1ED6" w:rsidRDefault="00D409A6" w:rsidP="00BB561D">
          <w:pPr>
            <w:rPr>
              <w:sz w:val="18"/>
            </w:rPr>
          </w:pPr>
          <w:r>
            <w:rPr>
              <w:sz w:val="18"/>
            </w:rPr>
            <w:t>25-01-2023</w:t>
          </w:r>
        </w:p>
      </w:tc>
    </w:tr>
    <w:tr w:rsidR="004C5ADB" w14:paraId="5CE2C4AF" w14:textId="77777777" w:rsidTr="00633961">
      <w:trPr>
        <w:trHeight w:val="284"/>
      </w:trPr>
      <w:tc>
        <w:tcPr>
          <w:tcW w:w="1150" w:type="dxa"/>
          <w:tcBorders>
            <w:top w:val="single" w:sz="6" w:space="0" w:color="auto"/>
            <w:bottom w:val="double" w:sz="6" w:space="0" w:color="auto"/>
            <w:right w:val="nil"/>
          </w:tcBorders>
          <w:vAlign w:val="center"/>
        </w:tcPr>
        <w:p w14:paraId="78763F15" w14:textId="77777777" w:rsidR="004C5ADB" w:rsidRPr="000C1ED6" w:rsidRDefault="004C5ADB" w:rsidP="002E6525">
          <w:pPr>
            <w:rPr>
              <w:sz w:val="18"/>
            </w:rPr>
          </w:pPr>
          <w:r w:rsidRPr="000C1ED6">
            <w:rPr>
              <w:sz w:val="18"/>
            </w:rPr>
            <w:t>Opsteller</w:t>
          </w:r>
        </w:p>
      </w:tc>
      <w:tc>
        <w:tcPr>
          <w:tcW w:w="180" w:type="dxa"/>
          <w:tcBorders>
            <w:top w:val="single" w:sz="6" w:space="0" w:color="auto"/>
            <w:left w:val="nil"/>
            <w:bottom w:val="double" w:sz="6" w:space="0" w:color="auto"/>
            <w:right w:val="nil"/>
          </w:tcBorders>
          <w:vAlign w:val="center"/>
        </w:tcPr>
        <w:p w14:paraId="6B5EF9C5" w14:textId="77777777" w:rsidR="004C5ADB" w:rsidRPr="000C1ED6" w:rsidRDefault="004C5ADB" w:rsidP="002E6525">
          <w:pPr>
            <w:rPr>
              <w:sz w:val="18"/>
            </w:rPr>
          </w:pPr>
          <w:r w:rsidRPr="000C1ED6">
            <w:rPr>
              <w:sz w:val="18"/>
            </w:rPr>
            <w:t>:</w:t>
          </w:r>
        </w:p>
      </w:tc>
      <w:tc>
        <w:tcPr>
          <w:tcW w:w="3060" w:type="dxa"/>
          <w:gridSpan w:val="2"/>
          <w:tcBorders>
            <w:top w:val="single" w:sz="6" w:space="0" w:color="auto"/>
            <w:left w:val="nil"/>
            <w:bottom w:val="double" w:sz="6" w:space="0" w:color="auto"/>
            <w:right w:val="single" w:sz="4" w:space="0" w:color="auto"/>
          </w:tcBorders>
          <w:vAlign w:val="center"/>
        </w:tcPr>
        <w:p w14:paraId="35A0DF32" w14:textId="00018D9D" w:rsidR="004C5ADB" w:rsidRPr="000C1ED6" w:rsidRDefault="00D409A6" w:rsidP="002E6525">
          <w:pPr>
            <w:rPr>
              <w:sz w:val="18"/>
            </w:rPr>
          </w:pPr>
          <w:r>
            <w:rPr>
              <w:sz w:val="18"/>
            </w:rPr>
            <w:t>D. Hak</w:t>
          </w:r>
        </w:p>
      </w:tc>
      <w:tc>
        <w:tcPr>
          <w:tcW w:w="995" w:type="dxa"/>
          <w:tcBorders>
            <w:top w:val="single" w:sz="6" w:space="0" w:color="auto"/>
            <w:bottom w:val="double" w:sz="6" w:space="0" w:color="auto"/>
            <w:right w:val="nil"/>
          </w:tcBorders>
          <w:vAlign w:val="center"/>
        </w:tcPr>
        <w:p w14:paraId="779F58E7" w14:textId="77777777" w:rsidR="004C5ADB" w:rsidRPr="000C1ED6" w:rsidRDefault="004C5ADB" w:rsidP="002E6525">
          <w:pPr>
            <w:rPr>
              <w:b/>
              <w:sz w:val="18"/>
            </w:rPr>
          </w:pPr>
          <w:r w:rsidRPr="000C1ED6">
            <w:rPr>
              <w:sz w:val="18"/>
            </w:rPr>
            <w:t>Pagina</w:t>
          </w:r>
        </w:p>
      </w:tc>
      <w:tc>
        <w:tcPr>
          <w:tcW w:w="195" w:type="dxa"/>
          <w:tcBorders>
            <w:top w:val="single" w:sz="6" w:space="0" w:color="auto"/>
            <w:bottom w:val="double" w:sz="6" w:space="0" w:color="auto"/>
            <w:right w:val="nil"/>
          </w:tcBorders>
          <w:vAlign w:val="center"/>
        </w:tcPr>
        <w:p w14:paraId="37228AA8" w14:textId="77777777" w:rsidR="004C5ADB" w:rsidRPr="000C1ED6" w:rsidRDefault="004C5ADB" w:rsidP="002E6525">
          <w:pPr>
            <w:rPr>
              <w:b/>
              <w:sz w:val="18"/>
            </w:rPr>
          </w:pPr>
          <w:r w:rsidRPr="000C1ED6">
            <w:rPr>
              <w:b/>
              <w:sz w:val="18"/>
            </w:rPr>
            <w:t>:</w:t>
          </w:r>
        </w:p>
      </w:tc>
      <w:tc>
        <w:tcPr>
          <w:tcW w:w="1510" w:type="dxa"/>
          <w:tcBorders>
            <w:top w:val="single" w:sz="6" w:space="0" w:color="auto"/>
            <w:left w:val="nil"/>
            <w:bottom w:val="double" w:sz="6" w:space="0" w:color="auto"/>
            <w:right w:val="double" w:sz="6" w:space="0" w:color="auto"/>
          </w:tcBorders>
          <w:vAlign w:val="center"/>
        </w:tcPr>
        <w:p w14:paraId="432E28DF" w14:textId="77777777" w:rsidR="004C5ADB" w:rsidRPr="000C1ED6" w:rsidRDefault="004C5ADB" w:rsidP="002E6525">
          <w:pPr>
            <w:rPr>
              <w:b/>
              <w:sz w:val="18"/>
            </w:rPr>
          </w:pPr>
          <w:r w:rsidRPr="000C1ED6">
            <w:rPr>
              <w:rStyle w:val="Paginanummer"/>
              <w:rFonts w:cs="Arial"/>
              <w:sz w:val="18"/>
            </w:rPr>
            <w:fldChar w:fldCharType="begin"/>
          </w:r>
          <w:r w:rsidRPr="000C7020">
            <w:rPr>
              <w:rStyle w:val="Paginanummer"/>
              <w:rFonts w:cs="Arial"/>
              <w:sz w:val="18"/>
              <w:lang w:val="nl-NL"/>
            </w:rPr>
            <w:instrText xml:space="preserve"> PAGE </w:instrText>
          </w:r>
          <w:r w:rsidRPr="000C1ED6">
            <w:rPr>
              <w:rStyle w:val="Paginanummer"/>
              <w:rFonts w:cs="Arial"/>
              <w:sz w:val="18"/>
            </w:rPr>
            <w:fldChar w:fldCharType="separate"/>
          </w:r>
          <w:r>
            <w:rPr>
              <w:rStyle w:val="Paginanummer"/>
              <w:rFonts w:cs="Arial"/>
              <w:noProof/>
              <w:sz w:val="18"/>
              <w:lang w:val="nl-NL"/>
            </w:rPr>
            <w:t>1</w:t>
          </w:r>
          <w:r w:rsidRPr="000C1ED6">
            <w:rPr>
              <w:rStyle w:val="Paginanummer"/>
              <w:rFonts w:cs="Arial"/>
              <w:sz w:val="18"/>
            </w:rPr>
            <w:fldChar w:fldCharType="end"/>
          </w:r>
          <w:r w:rsidRPr="000C7020">
            <w:rPr>
              <w:rStyle w:val="Paginanummer"/>
              <w:rFonts w:cs="Arial"/>
              <w:sz w:val="18"/>
              <w:lang w:val="nl-NL"/>
            </w:rPr>
            <w:t xml:space="preserve"> / </w:t>
          </w:r>
          <w:r w:rsidRPr="000C1ED6">
            <w:rPr>
              <w:rStyle w:val="Paginanummer"/>
              <w:rFonts w:cs="Arial"/>
              <w:sz w:val="18"/>
            </w:rPr>
            <w:fldChar w:fldCharType="begin"/>
          </w:r>
          <w:r w:rsidRPr="000C7020">
            <w:rPr>
              <w:rStyle w:val="Paginanummer"/>
              <w:rFonts w:cs="Arial"/>
              <w:sz w:val="18"/>
              <w:lang w:val="nl-NL"/>
            </w:rPr>
            <w:instrText xml:space="preserve"> NUMPAGES </w:instrText>
          </w:r>
          <w:r w:rsidRPr="000C1ED6">
            <w:rPr>
              <w:rStyle w:val="Paginanummer"/>
              <w:rFonts w:cs="Arial"/>
              <w:sz w:val="18"/>
            </w:rPr>
            <w:fldChar w:fldCharType="separate"/>
          </w:r>
          <w:r>
            <w:rPr>
              <w:rStyle w:val="Paginanummer"/>
              <w:rFonts w:cs="Arial"/>
              <w:noProof/>
              <w:sz w:val="18"/>
              <w:lang w:val="nl-NL"/>
            </w:rPr>
            <w:t>7</w:t>
          </w:r>
          <w:r w:rsidRPr="000C1ED6">
            <w:rPr>
              <w:rStyle w:val="Paginanummer"/>
              <w:rFonts w:cs="Arial"/>
              <w:sz w:val="18"/>
            </w:rPr>
            <w:fldChar w:fldCharType="end"/>
          </w:r>
        </w:p>
      </w:tc>
    </w:tr>
  </w:tbl>
  <w:p w14:paraId="02A046F8" w14:textId="77777777" w:rsidR="004C5ADB" w:rsidRDefault="004C5AD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552"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150"/>
      <w:gridCol w:w="180"/>
      <w:gridCol w:w="725"/>
      <w:gridCol w:w="2335"/>
      <w:gridCol w:w="995"/>
      <w:gridCol w:w="195"/>
      <w:gridCol w:w="1510"/>
    </w:tblGrid>
    <w:tr w:rsidR="004C5ADB" w14:paraId="39E038D0" w14:textId="77777777" w:rsidTr="00DF2172">
      <w:tc>
        <w:tcPr>
          <w:tcW w:w="7090" w:type="dxa"/>
          <w:gridSpan w:val="7"/>
          <w:tcBorders>
            <w:top w:val="double" w:sz="6" w:space="0" w:color="auto"/>
            <w:bottom w:val="double" w:sz="4" w:space="0" w:color="auto"/>
            <w:right w:val="double" w:sz="6" w:space="0" w:color="auto"/>
          </w:tcBorders>
          <w:shd w:val="clear" w:color="auto" w:fill="FFFFFF"/>
        </w:tcPr>
        <w:p w14:paraId="004A3502" w14:textId="77777777" w:rsidR="004C5ADB" w:rsidRDefault="004C5ADB" w:rsidP="00E21879">
          <w:pPr>
            <w:jc w:val="center"/>
            <w:rPr>
              <w:b/>
            </w:rPr>
          </w:pPr>
          <w:r>
            <w:rPr>
              <w:b/>
            </w:rPr>
            <w:t>MANAGEMENTHANDBOEK STINOIL</w:t>
          </w:r>
        </w:p>
      </w:tc>
    </w:tr>
    <w:tr w:rsidR="004C5ADB" w14:paraId="291A1A60" w14:textId="77777777" w:rsidTr="00DF2172">
      <w:trPr>
        <w:trHeight w:val="284"/>
      </w:trPr>
      <w:tc>
        <w:tcPr>
          <w:tcW w:w="1150" w:type="dxa"/>
          <w:tcBorders>
            <w:top w:val="double" w:sz="4" w:space="0" w:color="auto"/>
            <w:bottom w:val="single" w:sz="6" w:space="0" w:color="auto"/>
            <w:right w:val="nil"/>
          </w:tcBorders>
          <w:vAlign w:val="center"/>
        </w:tcPr>
        <w:p w14:paraId="69F0480C" w14:textId="77777777" w:rsidR="004C5ADB" w:rsidRPr="000C1ED6" w:rsidRDefault="004C5ADB" w:rsidP="00E21879">
          <w:pPr>
            <w:rPr>
              <w:sz w:val="18"/>
            </w:rPr>
          </w:pPr>
          <w:r w:rsidRPr="000C1ED6">
            <w:rPr>
              <w:sz w:val="18"/>
            </w:rPr>
            <w:t>Hoofdstuk</w:t>
          </w:r>
        </w:p>
      </w:tc>
      <w:tc>
        <w:tcPr>
          <w:tcW w:w="180" w:type="dxa"/>
          <w:tcBorders>
            <w:top w:val="double" w:sz="4" w:space="0" w:color="auto"/>
            <w:left w:val="nil"/>
            <w:bottom w:val="single" w:sz="6" w:space="0" w:color="auto"/>
            <w:right w:val="nil"/>
          </w:tcBorders>
          <w:vAlign w:val="center"/>
        </w:tcPr>
        <w:p w14:paraId="4208DD56" w14:textId="77777777" w:rsidR="004C5ADB" w:rsidRPr="000C1ED6" w:rsidRDefault="004C5ADB" w:rsidP="00E21879">
          <w:pPr>
            <w:rPr>
              <w:sz w:val="18"/>
            </w:rPr>
          </w:pPr>
          <w:r w:rsidRPr="000C1ED6">
            <w:rPr>
              <w:sz w:val="18"/>
            </w:rPr>
            <w:t>:</w:t>
          </w:r>
        </w:p>
      </w:tc>
      <w:tc>
        <w:tcPr>
          <w:tcW w:w="725" w:type="dxa"/>
          <w:tcBorders>
            <w:top w:val="double" w:sz="4" w:space="0" w:color="auto"/>
            <w:left w:val="nil"/>
            <w:bottom w:val="single" w:sz="6" w:space="0" w:color="auto"/>
            <w:right w:val="nil"/>
          </w:tcBorders>
          <w:vAlign w:val="center"/>
        </w:tcPr>
        <w:p w14:paraId="691FF213" w14:textId="77777777" w:rsidR="004C5ADB" w:rsidRPr="000C1ED6" w:rsidRDefault="004C5ADB" w:rsidP="00E21879">
          <w:pPr>
            <w:rPr>
              <w:sz w:val="18"/>
            </w:rPr>
          </w:pPr>
          <w:r w:rsidRPr="000C1ED6">
            <w:rPr>
              <w:sz w:val="18"/>
            </w:rPr>
            <w:t>12</w:t>
          </w:r>
        </w:p>
      </w:tc>
      <w:tc>
        <w:tcPr>
          <w:tcW w:w="2335" w:type="dxa"/>
          <w:tcBorders>
            <w:top w:val="double" w:sz="4" w:space="0" w:color="auto"/>
            <w:left w:val="nil"/>
            <w:bottom w:val="single" w:sz="6" w:space="0" w:color="auto"/>
            <w:right w:val="single" w:sz="4" w:space="0" w:color="auto"/>
          </w:tcBorders>
          <w:vAlign w:val="center"/>
        </w:tcPr>
        <w:p w14:paraId="0996A7D6" w14:textId="77777777" w:rsidR="004C5ADB" w:rsidRPr="000C1ED6" w:rsidRDefault="004C5ADB" w:rsidP="00E21879">
          <w:pPr>
            <w:rPr>
              <w:sz w:val="18"/>
            </w:rPr>
          </w:pPr>
          <w:r w:rsidRPr="000C1ED6">
            <w:rPr>
              <w:sz w:val="18"/>
            </w:rPr>
            <w:t>Veiligheid</w:t>
          </w:r>
        </w:p>
      </w:tc>
      <w:tc>
        <w:tcPr>
          <w:tcW w:w="995" w:type="dxa"/>
          <w:tcBorders>
            <w:top w:val="double" w:sz="4" w:space="0" w:color="auto"/>
            <w:bottom w:val="single" w:sz="6" w:space="0" w:color="auto"/>
            <w:right w:val="nil"/>
          </w:tcBorders>
          <w:vAlign w:val="center"/>
        </w:tcPr>
        <w:p w14:paraId="73B1638D" w14:textId="77777777" w:rsidR="004C5ADB" w:rsidRPr="000C1ED6" w:rsidRDefault="004C5ADB" w:rsidP="00E21879">
          <w:pPr>
            <w:rPr>
              <w:sz w:val="18"/>
            </w:rPr>
          </w:pPr>
          <w:r w:rsidRPr="000C1ED6">
            <w:rPr>
              <w:sz w:val="18"/>
            </w:rPr>
            <w:t xml:space="preserve">Document             </w:t>
          </w:r>
        </w:p>
      </w:tc>
      <w:tc>
        <w:tcPr>
          <w:tcW w:w="195" w:type="dxa"/>
          <w:tcBorders>
            <w:top w:val="double" w:sz="4" w:space="0" w:color="auto"/>
            <w:bottom w:val="single" w:sz="6" w:space="0" w:color="auto"/>
            <w:right w:val="nil"/>
          </w:tcBorders>
          <w:vAlign w:val="center"/>
        </w:tcPr>
        <w:p w14:paraId="77451BDE" w14:textId="77777777" w:rsidR="004C5ADB" w:rsidRPr="000C1ED6" w:rsidRDefault="004C5ADB" w:rsidP="00E21879">
          <w:pPr>
            <w:rPr>
              <w:b/>
              <w:sz w:val="18"/>
            </w:rPr>
          </w:pPr>
          <w:r w:rsidRPr="000C1ED6">
            <w:rPr>
              <w:b/>
              <w:sz w:val="18"/>
            </w:rPr>
            <w:t>:</w:t>
          </w:r>
        </w:p>
      </w:tc>
      <w:tc>
        <w:tcPr>
          <w:tcW w:w="1510" w:type="dxa"/>
          <w:tcBorders>
            <w:top w:val="double" w:sz="4" w:space="0" w:color="auto"/>
            <w:left w:val="nil"/>
            <w:bottom w:val="single" w:sz="6" w:space="0" w:color="auto"/>
            <w:right w:val="double" w:sz="6" w:space="0" w:color="auto"/>
          </w:tcBorders>
          <w:vAlign w:val="center"/>
        </w:tcPr>
        <w:p w14:paraId="314B1966" w14:textId="77777777" w:rsidR="004C5ADB" w:rsidRPr="000C1ED6" w:rsidRDefault="004C5ADB" w:rsidP="00D45DEC">
          <w:pPr>
            <w:rPr>
              <w:sz w:val="18"/>
            </w:rPr>
          </w:pPr>
          <w:r w:rsidRPr="000C1ED6">
            <w:rPr>
              <w:sz w:val="18"/>
            </w:rPr>
            <w:t>MHB12.3.4.F1</w:t>
          </w:r>
        </w:p>
      </w:tc>
    </w:tr>
    <w:tr w:rsidR="004C5ADB" w14:paraId="08F2B946" w14:textId="77777777" w:rsidTr="00DF2172">
      <w:trPr>
        <w:trHeight w:val="420"/>
      </w:trPr>
      <w:tc>
        <w:tcPr>
          <w:tcW w:w="1150" w:type="dxa"/>
          <w:tcBorders>
            <w:top w:val="single" w:sz="6" w:space="0" w:color="auto"/>
            <w:bottom w:val="single" w:sz="6" w:space="0" w:color="auto"/>
            <w:right w:val="nil"/>
          </w:tcBorders>
          <w:vAlign w:val="center"/>
        </w:tcPr>
        <w:p w14:paraId="697290D1" w14:textId="77777777" w:rsidR="004C5ADB" w:rsidRPr="000C1ED6" w:rsidRDefault="004C5ADB" w:rsidP="00E21879">
          <w:pPr>
            <w:rPr>
              <w:sz w:val="18"/>
            </w:rPr>
          </w:pPr>
          <w:r w:rsidRPr="000C1ED6">
            <w:rPr>
              <w:sz w:val="18"/>
            </w:rPr>
            <w:t>paragraaf</w:t>
          </w:r>
        </w:p>
      </w:tc>
      <w:tc>
        <w:tcPr>
          <w:tcW w:w="180" w:type="dxa"/>
          <w:tcBorders>
            <w:top w:val="single" w:sz="6" w:space="0" w:color="auto"/>
            <w:left w:val="nil"/>
            <w:bottom w:val="single" w:sz="6" w:space="0" w:color="auto"/>
            <w:right w:val="nil"/>
          </w:tcBorders>
          <w:vAlign w:val="center"/>
        </w:tcPr>
        <w:p w14:paraId="6B2A87C0" w14:textId="77777777" w:rsidR="004C5ADB" w:rsidRPr="000C1ED6" w:rsidRDefault="004C5ADB" w:rsidP="00E21879">
          <w:pPr>
            <w:rPr>
              <w:sz w:val="18"/>
            </w:rPr>
          </w:pPr>
          <w:r w:rsidRPr="000C1ED6">
            <w:rPr>
              <w:sz w:val="18"/>
            </w:rPr>
            <w:t>:</w:t>
          </w:r>
        </w:p>
      </w:tc>
      <w:tc>
        <w:tcPr>
          <w:tcW w:w="725" w:type="dxa"/>
          <w:tcBorders>
            <w:top w:val="single" w:sz="6" w:space="0" w:color="auto"/>
            <w:left w:val="nil"/>
            <w:bottom w:val="single" w:sz="6" w:space="0" w:color="auto"/>
            <w:right w:val="nil"/>
          </w:tcBorders>
          <w:vAlign w:val="center"/>
        </w:tcPr>
        <w:p w14:paraId="59A6CB2E" w14:textId="77777777" w:rsidR="004C5ADB" w:rsidRPr="000C1ED6" w:rsidRDefault="004C5ADB" w:rsidP="00E21879">
          <w:pPr>
            <w:rPr>
              <w:sz w:val="18"/>
            </w:rPr>
          </w:pPr>
          <w:r w:rsidRPr="000C1ED6">
            <w:rPr>
              <w:sz w:val="18"/>
            </w:rPr>
            <w:t>12.3.4</w:t>
          </w:r>
        </w:p>
      </w:tc>
      <w:tc>
        <w:tcPr>
          <w:tcW w:w="2335" w:type="dxa"/>
          <w:tcBorders>
            <w:top w:val="single" w:sz="6" w:space="0" w:color="auto"/>
            <w:left w:val="nil"/>
            <w:bottom w:val="single" w:sz="6" w:space="0" w:color="auto"/>
            <w:right w:val="single" w:sz="4" w:space="0" w:color="auto"/>
          </w:tcBorders>
          <w:vAlign w:val="center"/>
        </w:tcPr>
        <w:p w14:paraId="6ECD9C6B" w14:textId="77777777" w:rsidR="004C5ADB" w:rsidRPr="000C1ED6" w:rsidRDefault="004C5ADB" w:rsidP="00E21879">
          <w:pPr>
            <w:rPr>
              <w:sz w:val="18"/>
            </w:rPr>
          </w:pPr>
          <w:r w:rsidRPr="000C1ED6">
            <w:rPr>
              <w:sz w:val="18"/>
            </w:rPr>
            <w:t>Aanvraag voor wijzigingen</w:t>
          </w:r>
        </w:p>
      </w:tc>
      <w:tc>
        <w:tcPr>
          <w:tcW w:w="995" w:type="dxa"/>
          <w:tcBorders>
            <w:top w:val="single" w:sz="6" w:space="0" w:color="auto"/>
            <w:bottom w:val="single" w:sz="6" w:space="0" w:color="auto"/>
            <w:right w:val="nil"/>
          </w:tcBorders>
          <w:vAlign w:val="center"/>
        </w:tcPr>
        <w:p w14:paraId="60F6A69C" w14:textId="77777777" w:rsidR="004C5ADB" w:rsidRPr="000C1ED6" w:rsidRDefault="004C5ADB" w:rsidP="00E21879">
          <w:pPr>
            <w:rPr>
              <w:sz w:val="18"/>
            </w:rPr>
          </w:pPr>
          <w:r w:rsidRPr="000C1ED6">
            <w:rPr>
              <w:sz w:val="18"/>
            </w:rPr>
            <w:t>Revisie</w:t>
          </w:r>
        </w:p>
        <w:p w14:paraId="7162A4AE" w14:textId="77777777" w:rsidR="004C5ADB" w:rsidRPr="000C1ED6" w:rsidRDefault="004C5ADB" w:rsidP="00E21879">
          <w:pPr>
            <w:rPr>
              <w:b/>
              <w:sz w:val="18"/>
            </w:rPr>
          </w:pPr>
          <w:r w:rsidRPr="000C1ED6">
            <w:rPr>
              <w:sz w:val="18"/>
            </w:rPr>
            <w:t>Datum</w:t>
          </w:r>
        </w:p>
      </w:tc>
      <w:tc>
        <w:tcPr>
          <w:tcW w:w="195" w:type="dxa"/>
          <w:tcBorders>
            <w:top w:val="single" w:sz="6" w:space="0" w:color="auto"/>
            <w:bottom w:val="single" w:sz="6" w:space="0" w:color="auto"/>
            <w:right w:val="nil"/>
          </w:tcBorders>
          <w:vAlign w:val="center"/>
        </w:tcPr>
        <w:p w14:paraId="7054AAA2" w14:textId="77777777" w:rsidR="004C5ADB" w:rsidRPr="000C1ED6" w:rsidRDefault="004C5ADB" w:rsidP="00E21879">
          <w:pPr>
            <w:rPr>
              <w:b/>
              <w:sz w:val="18"/>
            </w:rPr>
          </w:pPr>
          <w:r w:rsidRPr="000C1ED6">
            <w:rPr>
              <w:b/>
              <w:sz w:val="18"/>
            </w:rPr>
            <w:t>:</w:t>
          </w:r>
        </w:p>
        <w:p w14:paraId="7B22F9C4" w14:textId="77777777" w:rsidR="004C5ADB" w:rsidRPr="000C1ED6" w:rsidRDefault="004C5ADB" w:rsidP="00E21879">
          <w:pPr>
            <w:rPr>
              <w:b/>
              <w:sz w:val="18"/>
            </w:rPr>
          </w:pPr>
          <w:r w:rsidRPr="000C1ED6">
            <w:rPr>
              <w:b/>
              <w:sz w:val="18"/>
            </w:rPr>
            <w:t>:</w:t>
          </w:r>
        </w:p>
      </w:tc>
      <w:tc>
        <w:tcPr>
          <w:tcW w:w="1510" w:type="dxa"/>
          <w:tcBorders>
            <w:top w:val="single" w:sz="6" w:space="0" w:color="auto"/>
            <w:left w:val="nil"/>
            <w:bottom w:val="single" w:sz="6" w:space="0" w:color="auto"/>
            <w:right w:val="double" w:sz="6" w:space="0" w:color="auto"/>
          </w:tcBorders>
          <w:vAlign w:val="center"/>
        </w:tcPr>
        <w:p w14:paraId="07D4CA38" w14:textId="77777777" w:rsidR="004C5ADB" w:rsidRPr="000C1ED6" w:rsidRDefault="004C5ADB" w:rsidP="00E21879">
          <w:pPr>
            <w:rPr>
              <w:sz w:val="18"/>
            </w:rPr>
          </w:pPr>
          <w:r>
            <w:rPr>
              <w:sz w:val="18"/>
            </w:rPr>
            <w:t>F</w:t>
          </w:r>
        </w:p>
        <w:p w14:paraId="095E7D1F" w14:textId="77777777" w:rsidR="004C5ADB" w:rsidRPr="000C1ED6" w:rsidRDefault="004C5ADB" w:rsidP="007C519A">
          <w:pPr>
            <w:rPr>
              <w:sz w:val="18"/>
            </w:rPr>
          </w:pPr>
          <w:r>
            <w:rPr>
              <w:sz w:val="18"/>
            </w:rPr>
            <w:t>07-05-2013</w:t>
          </w:r>
        </w:p>
      </w:tc>
    </w:tr>
    <w:tr w:rsidR="004C5ADB" w14:paraId="013AF079" w14:textId="77777777" w:rsidTr="00DF2172">
      <w:trPr>
        <w:trHeight w:val="284"/>
      </w:trPr>
      <w:tc>
        <w:tcPr>
          <w:tcW w:w="1150" w:type="dxa"/>
          <w:tcBorders>
            <w:top w:val="single" w:sz="6" w:space="0" w:color="auto"/>
            <w:bottom w:val="double" w:sz="6" w:space="0" w:color="auto"/>
            <w:right w:val="nil"/>
          </w:tcBorders>
          <w:vAlign w:val="center"/>
        </w:tcPr>
        <w:p w14:paraId="62BA6FF2" w14:textId="77777777" w:rsidR="004C5ADB" w:rsidRPr="000C1ED6" w:rsidRDefault="004C5ADB" w:rsidP="00E21879">
          <w:pPr>
            <w:rPr>
              <w:sz w:val="18"/>
            </w:rPr>
          </w:pPr>
          <w:r w:rsidRPr="000C1ED6">
            <w:rPr>
              <w:sz w:val="18"/>
            </w:rPr>
            <w:t>Opsteller</w:t>
          </w:r>
        </w:p>
      </w:tc>
      <w:tc>
        <w:tcPr>
          <w:tcW w:w="180" w:type="dxa"/>
          <w:tcBorders>
            <w:top w:val="single" w:sz="6" w:space="0" w:color="auto"/>
            <w:left w:val="nil"/>
            <w:bottom w:val="double" w:sz="6" w:space="0" w:color="auto"/>
            <w:right w:val="nil"/>
          </w:tcBorders>
          <w:vAlign w:val="center"/>
        </w:tcPr>
        <w:p w14:paraId="256575A0" w14:textId="77777777" w:rsidR="004C5ADB" w:rsidRPr="000C1ED6" w:rsidRDefault="004C5ADB" w:rsidP="00E21879">
          <w:pPr>
            <w:rPr>
              <w:sz w:val="18"/>
            </w:rPr>
          </w:pPr>
          <w:r w:rsidRPr="000C1ED6">
            <w:rPr>
              <w:sz w:val="18"/>
            </w:rPr>
            <w:t>:</w:t>
          </w:r>
        </w:p>
      </w:tc>
      <w:tc>
        <w:tcPr>
          <w:tcW w:w="3060" w:type="dxa"/>
          <w:gridSpan w:val="2"/>
          <w:tcBorders>
            <w:top w:val="single" w:sz="6" w:space="0" w:color="auto"/>
            <w:left w:val="nil"/>
            <w:bottom w:val="double" w:sz="6" w:space="0" w:color="auto"/>
            <w:right w:val="single" w:sz="4" w:space="0" w:color="auto"/>
          </w:tcBorders>
          <w:vAlign w:val="center"/>
        </w:tcPr>
        <w:p w14:paraId="405E4561" w14:textId="77777777" w:rsidR="004C5ADB" w:rsidRPr="000C1ED6" w:rsidRDefault="004C5ADB" w:rsidP="00E21879">
          <w:pPr>
            <w:rPr>
              <w:sz w:val="18"/>
            </w:rPr>
          </w:pPr>
          <w:r w:rsidRPr="000C1ED6">
            <w:rPr>
              <w:sz w:val="18"/>
            </w:rPr>
            <w:t>J. Scholtanus</w:t>
          </w:r>
        </w:p>
      </w:tc>
      <w:tc>
        <w:tcPr>
          <w:tcW w:w="995" w:type="dxa"/>
          <w:tcBorders>
            <w:top w:val="single" w:sz="6" w:space="0" w:color="auto"/>
            <w:bottom w:val="double" w:sz="6" w:space="0" w:color="auto"/>
            <w:right w:val="nil"/>
          </w:tcBorders>
          <w:vAlign w:val="center"/>
        </w:tcPr>
        <w:p w14:paraId="7B98744C" w14:textId="77777777" w:rsidR="004C5ADB" w:rsidRPr="000C1ED6" w:rsidRDefault="004C5ADB" w:rsidP="00E21879">
          <w:pPr>
            <w:rPr>
              <w:b/>
              <w:sz w:val="18"/>
            </w:rPr>
          </w:pPr>
          <w:r w:rsidRPr="000C1ED6">
            <w:rPr>
              <w:sz w:val="18"/>
            </w:rPr>
            <w:t>Pagina</w:t>
          </w:r>
        </w:p>
      </w:tc>
      <w:tc>
        <w:tcPr>
          <w:tcW w:w="195" w:type="dxa"/>
          <w:tcBorders>
            <w:top w:val="single" w:sz="6" w:space="0" w:color="auto"/>
            <w:bottom w:val="double" w:sz="6" w:space="0" w:color="auto"/>
            <w:right w:val="nil"/>
          </w:tcBorders>
          <w:vAlign w:val="center"/>
        </w:tcPr>
        <w:p w14:paraId="22B2948D" w14:textId="77777777" w:rsidR="004C5ADB" w:rsidRPr="000C1ED6" w:rsidRDefault="004C5ADB" w:rsidP="00E21879">
          <w:pPr>
            <w:rPr>
              <w:b/>
              <w:sz w:val="18"/>
            </w:rPr>
          </w:pPr>
          <w:r w:rsidRPr="000C1ED6">
            <w:rPr>
              <w:b/>
              <w:sz w:val="18"/>
            </w:rPr>
            <w:t>:</w:t>
          </w:r>
        </w:p>
      </w:tc>
      <w:tc>
        <w:tcPr>
          <w:tcW w:w="1510" w:type="dxa"/>
          <w:tcBorders>
            <w:top w:val="single" w:sz="6" w:space="0" w:color="auto"/>
            <w:left w:val="nil"/>
            <w:bottom w:val="double" w:sz="6" w:space="0" w:color="auto"/>
            <w:right w:val="double" w:sz="6" w:space="0" w:color="auto"/>
          </w:tcBorders>
          <w:vAlign w:val="center"/>
        </w:tcPr>
        <w:p w14:paraId="37F9B253" w14:textId="77777777" w:rsidR="004C5ADB" w:rsidRPr="000C1ED6" w:rsidRDefault="004C5ADB" w:rsidP="00E21879">
          <w:pPr>
            <w:rPr>
              <w:b/>
              <w:sz w:val="18"/>
            </w:rPr>
          </w:pPr>
          <w:r w:rsidRPr="000C1ED6">
            <w:rPr>
              <w:rStyle w:val="Paginanummer"/>
              <w:rFonts w:cs="Arial"/>
              <w:sz w:val="18"/>
            </w:rPr>
            <w:fldChar w:fldCharType="begin"/>
          </w:r>
          <w:r w:rsidRPr="000C1ED6">
            <w:rPr>
              <w:rStyle w:val="Paginanummer"/>
              <w:rFonts w:cs="Arial"/>
              <w:sz w:val="18"/>
              <w:lang w:val="nl-NL"/>
            </w:rPr>
            <w:instrText xml:space="preserve"> PAGE </w:instrText>
          </w:r>
          <w:r w:rsidRPr="000C1ED6">
            <w:rPr>
              <w:rStyle w:val="Paginanummer"/>
              <w:rFonts w:cs="Arial"/>
              <w:sz w:val="18"/>
            </w:rPr>
            <w:fldChar w:fldCharType="separate"/>
          </w:r>
          <w:r>
            <w:rPr>
              <w:rStyle w:val="Paginanummer"/>
              <w:rFonts w:cs="Arial"/>
              <w:noProof/>
              <w:sz w:val="18"/>
              <w:lang w:val="nl-NL"/>
            </w:rPr>
            <w:t>1</w:t>
          </w:r>
          <w:r w:rsidRPr="000C1ED6">
            <w:rPr>
              <w:rStyle w:val="Paginanummer"/>
              <w:rFonts w:cs="Arial"/>
              <w:sz w:val="18"/>
            </w:rPr>
            <w:fldChar w:fldCharType="end"/>
          </w:r>
          <w:r w:rsidRPr="000C1ED6">
            <w:rPr>
              <w:rStyle w:val="Paginanummer"/>
              <w:rFonts w:cs="Arial"/>
              <w:sz w:val="18"/>
              <w:lang w:val="nl-NL"/>
            </w:rPr>
            <w:t xml:space="preserve"> / </w:t>
          </w:r>
          <w:r w:rsidRPr="000C1ED6">
            <w:rPr>
              <w:rStyle w:val="Paginanummer"/>
              <w:rFonts w:cs="Arial"/>
              <w:sz w:val="18"/>
            </w:rPr>
            <w:fldChar w:fldCharType="begin"/>
          </w:r>
          <w:r w:rsidRPr="000C1ED6">
            <w:rPr>
              <w:rStyle w:val="Paginanummer"/>
              <w:rFonts w:cs="Arial"/>
              <w:sz w:val="18"/>
              <w:lang w:val="nl-NL"/>
            </w:rPr>
            <w:instrText xml:space="preserve"> NUMPAGES </w:instrText>
          </w:r>
          <w:r w:rsidRPr="000C1ED6">
            <w:rPr>
              <w:rStyle w:val="Paginanummer"/>
              <w:rFonts w:cs="Arial"/>
              <w:sz w:val="18"/>
            </w:rPr>
            <w:fldChar w:fldCharType="separate"/>
          </w:r>
          <w:r>
            <w:rPr>
              <w:rStyle w:val="Paginanummer"/>
              <w:rFonts w:cs="Arial"/>
              <w:noProof/>
              <w:sz w:val="18"/>
              <w:lang w:val="nl-NL"/>
            </w:rPr>
            <w:t>7</w:t>
          </w:r>
          <w:r w:rsidRPr="000C1ED6">
            <w:rPr>
              <w:rStyle w:val="Paginanummer"/>
              <w:rFonts w:cs="Arial"/>
              <w:sz w:val="18"/>
            </w:rPr>
            <w:fldChar w:fldCharType="end"/>
          </w:r>
        </w:p>
      </w:tc>
    </w:tr>
  </w:tbl>
  <w:p w14:paraId="4D280F06" w14:textId="77777777" w:rsidR="004C5ADB" w:rsidRDefault="004C5ADB">
    <w:pPr>
      <w:pStyle w:val="Koptekst"/>
    </w:pPr>
    <w:r>
      <w:rPr>
        <w:noProof/>
        <w:lang w:val="en-GB" w:eastAsia="en-GB"/>
      </w:rPr>
      <w:drawing>
        <wp:anchor distT="0" distB="0" distL="114300" distR="114300" simplePos="0" relativeHeight="251657216" behindDoc="0" locked="0" layoutInCell="1" allowOverlap="0" wp14:anchorId="6E2C8859" wp14:editId="3D77A163">
          <wp:simplePos x="0" y="0"/>
          <wp:positionH relativeFrom="column">
            <wp:posOffset>-66675</wp:posOffset>
          </wp:positionH>
          <wp:positionV relativeFrom="page">
            <wp:posOffset>349885</wp:posOffset>
          </wp:positionV>
          <wp:extent cx="1543050" cy="638175"/>
          <wp:effectExtent l="19050" t="0" r="0" b="0"/>
          <wp:wrapSquare wrapText="bothSides"/>
          <wp:docPr id="7" name="Picture 1" descr="LOGO MHB GR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MHB GRIJS"/>
                  <pic:cNvPicPr>
                    <a:picLocks noChangeAspect="1" noChangeArrowheads="1"/>
                  </pic:cNvPicPr>
                </pic:nvPicPr>
                <pic:blipFill>
                  <a:blip r:embed="rId1"/>
                  <a:srcRect/>
                  <a:stretch>
                    <a:fillRect/>
                  </a:stretch>
                </pic:blipFill>
                <pic:spPr bwMode="auto">
                  <a:xfrm>
                    <a:off x="0" y="0"/>
                    <a:ext cx="1543050" cy="6381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680"/>
    <w:multiLevelType w:val="hybridMultilevel"/>
    <w:tmpl w:val="57C69F64"/>
    <w:lvl w:ilvl="0" w:tplc="F184FFC8">
      <w:start w:val="1"/>
      <w:numFmt w:val="bullet"/>
      <w:lvlText w:val="-"/>
      <w:lvlJc w:val="left"/>
      <w:pPr>
        <w:ind w:left="1627" w:hanging="360"/>
      </w:pPr>
      <w:rPr>
        <w:rFonts w:ascii="Arial" w:eastAsia="Times New Roman" w:hAnsi="Arial" w:hint="default"/>
      </w:rPr>
    </w:lvl>
    <w:lvl w:ilvl="1" w:tplc="04090003">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 w15:restartNumberingAfterBreak="0">
    <w:nsid w:val="041E1AE7"/>
    <w:multiLevelType w:val="hybridMultilevel"/>
    <w:tmpl w:val="D2A0D596"/>
    <w:lvl w:ilvl="0" w:tplc="04130001">
      <w:start w:val="27"/>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2862D71"/>
    <w:multiLevelType w:val="multilevel"/>
    <w:tmpl w:val="A53C9DC6"/>
    <w:lvl w:ilvl="0">
      <w:start w:val="1"/>
      <w:numFmt w:val="decimal"/>
      <w:pStyle w:val="Kop1"/>
      <w:lvlText w:val="%1"/>
      <w:lvlJc w:val="left"/>
      <w:pPr>
        <w:tabs>
          <w:tab w:val="num" w:pos="340"/>
        </w:tabs>
        <w:ind w:left="340" w:hanging="340"/>
      </w:pPr>
      <w:rPr>
        <w:rFonts w:hint="default"/>
        <w:sz w:val="24"/>
        <w:szCs w:val="24"/>
      </w:rPr>
    </w:lvl>
    <w:lvl w:ilvl="1">
      <w:start w:val="1"/>
      <w:numFmt w:val="decimal"/>
      <w:pStyle w:val="Kop2"/>
      <w:lvlText w:val="%1.%2"/>
      <w:lvlJc w:val="left"/>
      <w:pPr>
        <w:tabs>
          <w:tab w:val="num" w:pos="1277"/>
        </w:tabs>
        <w:ind w:left="1277" w:hanging="567"/>
      </w:pPr>
      <w:rPr>
        <w:rFonts w:ascii="Arial" w:hAnsi="Arial" w:hint="default"/>
        <w:sz w:val="20"/>
        <w:szCs w:val="20"/>
      </w:rPr>
    </w:lvl>
    <w:lvl w:ilvl="2">
      <w:start w:val="1"/>
      <w:numFmt w:val="decimal"/>
      <w:pStyle w:val="Kop3"/>
      <w:lvlText w:val="%1.%2.%3"/>
      <w:lvlJc w:val="left"/>
      <w:pPr>
        <w:tabs>
          <w:tab w:val="num" w:pos="1816"/>
        </w:tabs>
        <w:ind w:left="1816" w:hanging="68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Kop4"/>
      <w:lvlText w:val="%1.%2.%3.%4"/>
      <w:lvlJc w:val="left"/>
      <w:pPr>
        <w:tabs>
          <w:tab w:val="num" w:pos="2438"/>
        </w:tabs>
        <w:ind w:left="2438" w:hanging="850"/>
      </w:pPr>
      <w:rPr>
        <w:rFonts w:hint="default"/>
      </w:rPr>
    </w:lvl>
    <w:lvl w:ilvl="4">
      <w:start w:val="1"/>
      <w:numFmt w:val="decimal"/>
      <w:pStyle w:val="Kop5"/>
      <w:lvlText w:val="%1.%2.%3.%4.%5"/>
      <w:lvlJc w:val="left"/>
      <w:pPr>
        <w:tabs>
          <w:tab w:val="num" w:pos="3459"/>
        </w:tabs>
        <w:ind w:left="3459" w:hanging="1021"/>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3" w15:restartNumberingAfterBreak="0">
    <w:nsid w:val="2A9E37E8"/>
    <w:multiLevelType w:val="hybridMultilevel"/>
    <w:tmpl w:val="0A9C7D94"/>
    <w:lvl w:ilvl="0" w:tplc="F184FFC8">
      <w:start w:val="1"/>
      <w:numFmt w:val="bullet"/>
      <w:lvlText w:val="-"/>
      <w:lvlJc w:val="left"/>
      <w:pPr>
        <w:ind w:left="1627" w:hanging="360"/>
      </w:pPr>
      <w:rPr>
        <w:rFonts w:ascii="Arial" w:eastAsia="Times New Roman" w:hAnsi="Arial" w:hint="default"/>
      </w:rPr>
    </w:lvl>
    <w:lvl w:ilvl="1" w:tplc="04090019">
      <w:start w:val="1"/>
      <w:numFmt w:val="lowerLetter"/>
      <w:lvlText w:val="%2."/>
      <w:lvlJc w:val="left"/>
      <w:pPr>
        <w:ind w:left="2347" w:hanging="360"/>
      </w:pPr>
      <w:rPr>
        <w:rFonts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35FF2E0A"/>
    <w:multiLevelType w:val="hybridMultilevel"/>
    <w:tmpl w:val="4752A074"/>
    <w:lvl w:ilvl="0" w:tplc="010A1C4A">
      <w:start w:val="1"/>
      <w:numFmt w:val="decimal"/>
      <w:lvlText w:val="%1)"/>
      <w:lvlJc w:val="left"/>
      <w:pPr>
        <w:ind w:left="502" w:hanging="360"/>
      </w:pPr>
      <w:rPr>
        <w:rFonts w:hint="default"/>
        <w:sz w:val="16"/>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55CA76E9"/>
    <w:multiLevelType w:val="hybridMultilevel"/>
    <w:tmpl w:val="35E01BC6"/>
    <w:lvl w:ilvl="0" w:tplc="F184FFC8">
      <w:start w:val="1"/>
      <w:numFmt w:val="bullet"/>
      <w:lvlText w:val="-"/>
      <w:lvlJc w:val="left"/>
      <w:pPr>
        <w:ind w:left="2847" w:hanging="360"/>
      </w:pPr>
      <w:rPr>
        <w:rFonts w:ascii="Arial" w:eastAsia="Times New Roman" w:hAnsi="Aria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6" w15:restartNumberingAfterBreak="0">
    <w:nsid w:val="62A80360"/>
    <w:multiLevelType w:val="hybridMultilevel"/>
    <w:tmpl w:val="352AE4E6"/>
    <w:lvl w:ilvl="0" w:tplc="F184FFC8">
      <w:start w:val="1"/>
      <w:numFmt w:val="bullet"/>
      <w:lvlText w:val="-"/>
      <w:lvlJc w:val="left"/>
      <w:pPr>
        <w:ind w:left="2308" w:hanging="360"/>
      </w:pPr>
      <w:rPr>
        <w:rFonts w:ascii="Arial" w:eastAsia="Times New Roman" w:hAnsi="Aria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7" w15:restartNumberingAfterBreak="0">
    <w:nsid w:val="66127ADB"/>
    <w:multiLevelType w:val="hybridMultilevel"/>
    <w:tmpl w:val="EB9EACF6"/>
    <w:lvl w:ilvl="0" w:tplc="F184FFC8">
      <w:start w:val="1"/>
      <w:numFmt w:val="bullet"/>
      <w:lvlText w:val="-"/>
      <w:lvlJc w:val="left"/>
      <w:pPr>
        <w:ind w:left="3337" w:hanging="360"/>
      </w:pPr>
      <w:rPr>
        <w:rFonts w:ascii="Arial" w:eastAsia="Times New Roman" w:hAnsi="Arial" w:hint="default"/>
      </w:rPr>
    </w:lvl>
    <w:lvl w:ilvl="1" w:tplc="04090003" w:tentative="1">
      <w:start w:val="1"/>
      <w:numFmt w:val="bullet"/>
      <w:lvlText w:val="o"/>
      <w:lvlJc w:val="left"/>
      <w:pPr>
        <w:ind w:left="4057" w:hanging="360"/>
      </w:pPr>
      <w:rPr>
        <w:rFonts w:ascii="Courier New" w:hAnsi="Courier New" w:cs="Courier New" w:hint="default"/>
      </w:rPr>
    </w:lvl>
    <w:lvl w:ilvl="2" w:tplc="04090005" w:tentative="1">
      <w:start w:val="1"/>
      <w:numFmt w:val="bullet"/>
      <w:lvlText w:val=""/>
      <w:lvlJc w:val="left"/>
      <w:pPr>
        <w:ind w:left="4777" w:hanging="360"/>
      </w:pPr>
      <w:rPr>
        <w:rFonts w:ascii="Wingdings" w:hAnsi="Wingdings" w:hint="default"/>
      </w:rPr>
    </w:lvl>
    <w:lvl w:ilvl="3" w:tplc="04090001" w:tentative="1">
      <w:start w:val="1"/>
      <w:numFmt w:val="bullet"/>
      <w:lvlText w:val=""/>
      <w:lvlJc w:val="left"/>
      <w:pPr>
        <w:ind w:left="5497" w:hanging="360"/>
      </w:pPr>
      <w:rPr>
        <w:rFonts w:ascii="Symbol" w:hAnsi="Symbol" w:hint="default"/>
      </w:rPr>
    </w:lvl>
    <w:lvl w:ilvl="4" w:tplc="04090003" w:tentative="1">
      <w:start w:val="1"/>
      <w:numFmt w:val="bullet"/>
      <w:lvlText w:val="o"/>
      <w:lvlJc w:val="left"/>
      <w:pPr>
        <w:ind w:left="6217" w:hanging="360"/>
      </w:pPr>
      <w:rPr>
        <w:rFonts w:ascii="Courier New" w:hAnsi="Courier New" w:cs="Courier New" w:hint="default"/>
      </w:rPr>
    </w:lvl>
    <w:lvl w:ilvl="5" w:tplc="04090005" w:tentative="1">
      <w:start w:val="1"/>
      <w:numFmt w:val="bullet"/>
      <w:lvlText w:val=""/>
      <w:lvlJc w:val="left"/>
      <w:pPr>
        <w:ind w:left="6937" w:hanging="360"/>
      </w:pPr>
      <w:rPr>
        <w:rFonts w:ascii="Wingdings" w:hAnsi="Wingdings" w:hint="default"/>
      </w:rPr>
    </w:lvl>
    <w:lvl w:ilvl="6" w:tplc="04090001" w:tentative="1">
      <w:start w:val="1"/>
      <w:numFmt w:val="bullet"/>
      <w:lvlText w:val=""/>
      <w:lvlJc w:val="left"/>
      <w:pPr>
        <w:ind w:left="7657" w:hanging="360"/>
      </w:pPr>
      <w:rPr>
        <w:rFonts w:ascii="Symbol" w:hAnsi="Symbol" w:hint="default"/>
      </w:rPr>
    </w:lvl>
    <w:lvl w:ilvl="7" w:tplc="04090003" w:tentative="1">
      <w:start w:val="1"/>
      <w:numFmt w:val="bullet"/>
      <w:lvlText w:val="o"/>
      <w:lvlJc w:val="left"/>
      <w:pPr>
        <w:ind w:left="8377" w:hanging="360"/>
      </w:pPr>
      <w:rPr>
        <w:rFonts w:ascii="Courier New" w:hAnsi="Courier New" w:cs="Courier New" w:hint="default"/>
      </w:rPr>
    </w:lvl>
    <w:lvl w:ilvl="8" w:tplc="04090005" w:tentative="1">
      <w:start w:val="1"/>
      <w:numFmt w:val="bullet"/>
      <w:lvlText w:val=""/>
      <w:lvlJc w:val="left"/>
      <w:pPr>
        <w:ind w:left="9097" w:hanging="360"/>
      </w:pPr>
      <w:rPr>
        <w:rFonts w:ascii="Wingdings" w:hAnsi="Wingdings" w:hint="default"/>
      </w:rPr>
    </w:lvl>
  </w:abstractNum>
  <w:abstractNum w:abstractNumId="8" w15:restartNumberingAfterBreak="0">
    <w:nsid w:val="698F63BB"/>
    <w:multiLevelType w:val="hybridMultilevel"/>
    <w:tmpl w:val="86D2B9DC"/>
    <w:lvl w:ilvl="0" w:tplc="AE2E8B70">
      <w:start w:val="1"/>
      <w:numFmt w:val="decimal"/>
      <w:lvlText w:val="%1."/>
      <w:lvlJc w:val="left"/>
      <w:pPr>
        <w:tabs>
          <w:tab w:val="num" w:pos="3403"/>
        </w:tabs>
        <w:ind w:left="3403" w:hanging="284"/>
      </w:pPr>
      <w:rPr>
        <w:rFonts w:hint="default"/>
      </w:r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9" w15:restartNumberingAfterBreak="0">
    <w:nsid w:val="6E086AA1"/>
    <w:multiLevelType w:val="hybridMultilevel"/>
    <w:tmpl w:val="E5DAA0CC"/>
    <w:lvl w:ilvl="0" w:tplc="F658553E">
      <w:start w:val="1"/>
      <w:numFmt w:val="bullet"/>
      <w:lvlText w:val="­"/>
      <w:lvlJc w:val="left"/>
      <w:pPr>
        <w:tabs>
          <w:tab w:val="num" w:pos="453"/>
        </w:tabs>
        <w:ind w:left="453" w:hanging="34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6017CD"/>
    <w:multiLevelType w:val="hybridMultilevel"/>
    <w:tmpl w:val="8626D996"/>
    <w:lvl w:ilvl="0" w:tplc="F184FFC8">
      <w:start w:val="1"/>
      <w:numFmt w:val="bullet"/>
      <w:lvlText w:val="-"/>
      <w:lvlJc w:val="left"/>
      <w:pPr>
        <w:ind w:left="2912" w:hanging="360"/>
      </w:pPr>
      <w:rPr>
        <w:rFonts w:ascii="Arial" w:eastAsia="Times New Roman" w:hAnsi="Arial"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11" w15:restartNumberingAfterBreak="0">
    <w:nsid w:val="7B4F69E6"/>
    <w:multiLevelType w:val="hybridMultilevel"/>
    <w:tmpl w:val="D4682426"/>
    <w:lvl w:ilvl="0" w:tplc="F184FFC8">
      <w:start w:val="1"/>
      <w:numFmt w:val="bullet"/>
      <w:lvlText w:val="-"/>
      <w:lvlJc w:val="left"/>
      <w:pPr>
        <w:ind w:left="2308" w:hanging="360"/>
      </w:pPr>
      <w:rPr>
        <w:rFonts w:ascii="Arial" w:eastAsia="Times New Roman" w:hAnsi="Aria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15:restartNumberingAfterBreak="0">
    <w:nsid w:val="7D1A10D6"/>
    <w:multiLevelType w:val="hybridMultilevel"/>
    <w:tmpl w:val="A676952A"/>
    <w:lvl w:ilvl="0" w:tplc="AF74A07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8512E1"/>
    <w:multiLevelType w:val="hybridMultilevel"/>
    <w:tmpl w:val="F26CDBE0"/>
    <w:lvl w:ilvl="0" w:tplc="F184FFC8">
      <w:start w:val="1"/>
      <w:numFmt w:val="bullet"/>
      <w:lvlText w:val="-"/>
      <w:lvlJc w:val="left"/>
      <w:pPr>
        <w:ind w:left="2912" w:hanging="360"/>
      </w:pPr>
      <w:rPr>
        <w:rFonts w:ascii="Arial" w:eastAsia="Times New Roman" w:hAnsi="Arial"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num w:numId="1" w16cid:durableId="1475440140">
    <w:abstractNumId w:val="2"/>
  </w:num>
  <w:num w:numId="2" w16cid:durableId="148374660">
    <w:abstractNumId w:val="6"/>
  </w:num>
  <w:num w:numId="3" w16cid:durableId="697463848">
    <w:abstractNumId w:val="8"/>
  </w:num>
  <w:num w:numId="4" w16cid:durableId="1743334892">
    <w:abstractNumId w:val="7"/>
  </w:num>
  <w:num w:numId="5" w16cid:durableId="1742487363">
    <w:abstractNumId w:val="13"/>
  </w:num>
  <w:num w:numId="6" w16cid:durableId="388723897">
    <w:abstractNumId w:val="5"/>
  </w:num>
  <w:num w:numId="7" w16cid:durableId="2045791142">
    <w:abstractNumId w:val="10"/>
  </w:num>
  <w:num w:numId="8" w16cid:durableId="895966470">
    <w:abstractNumId w:val="0"/>
  </w:num>
  <w:num w:numId="9" w16cid:durableId="1578594949">
    <w:abstractNumId w:val="3"/>
  </w:num>
  <w:num w:numId="10" w16cid:durableId="615209581">
    <w:abstractNumId w:val="9"/>
  </w:num>
  <w:num w:numId="11" w16cid:durableId="853959348">
    <w:abstractNumId w:val="1"/>
  </w:num>
  <w:num w:numId="12" w16cid:durableId="1919710018">
    <w:abstractNumId w:val="11"/>
  </w:num>
  <w:num w:numId="13" w16cid:durableId="242692189">
    <w:abstractNumId w:val="12"/>
  </w:num>
  <w:num w:numId="14" w16cid:durableId="1497720152">
    <w:abstractNumId w:val="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k Hak">
    <w15:presenceInfo w15:providerId="AD" w15:userId="S::d.hak@stinoil.com::a5181f7d-c7bc-4927-9cff-0e7f891eec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A9"/>
    <w:rsid w:val="000002FC"/>
    <w:rsid w:val="000054EC"/>
    <w:rsid w:val="00005A18"/>
    <w:rsid w:val="00006C8E"/>
    <w:rsid w:val="000250F7"/>
    <w:rsid w:val="00025E01"/>
    <w:rsid w:val="00030262"/>
    <w:rsid w:val="000329EA"/>
    <w:rsid w:val="00053FB8"/>
    <w:rsid w:val="00055E63"/>
    <w:rsid w:val="000756F5"/>
    <w:rsid w:val="000759F8"/>
    <w:rsid w:val="00077B9B"/>
    <w:rsid w:val="000862A2"/>
    <w:rsid w:val="00086F25"/>
    <w:rsid w:val="00094AAE"/>
    <w:rsid w:val="00096D84"/>
    <w:rsid w:val="00097918"/>
    <w:rsid w:val="000A719A"/>
    <w:rsid w:val="000C1ED6"/>
    <w:rsid w:val="000C201D"/>
    <w:rsid w:val="000C3C9B"/>
    <w:rsid w:val="000C5287"/>
    <w:rsid w:val="000C7020"/>
    <w:rsid w:val="000C7F60"/>
    <w:rsid w:val="000D4F0E"/>
    <w:rsid w:val="000D5CBE"/>
    <w:rsid w:val="000E3DE8"/>
    <w:rsid w:val="000E429D"/>
    <w:rsid w:val="000F145E"/>
    <w:rsid w:val="000F4CF3"/>
    <w:rsid w:val="00121083"/>
    <w:rsid w:val="00140150"/>
    <w:rsid w:val="001478FC"/>
    <w:rsid w:val="00176A48"/>
    <w:rsid w:val="00176FA4"/>
    <w:rsid w:val="00177AF1"/>
    <w:rsid w:val="00182393"/>
    <w:rsid w:val="00183CFB"/>
    <w:rsid w:val="00192D7E"/>
    <w:rsid w:val="001A02E5"/>
    <w:rsid w:val="001A6211"/>
    <w:rsid w:val="001B210E"/>
    <w:rsid w:val="001C1002"/>
    <w:rsid w:val="001D07EF"/>
    <w:rsid w:val="001D25F2"/>
    <w:rsid w:val="001D2AE9"/>
    <w:rsid w:val="001D3F7D"/>
    <w:rsid w:val="001D7B8E"/>
    <w:rsid w:val="001F10D0"/>
    <w:rsid w:val="002019B6"/>
    <w:rsid w:val="0021206D"/>
    <w:rsid w:val="002155A8"/>
    <w:rsid w:val="00224252"/>
    <w:rsid w:val="0024082E"/>
    <w:rsid w:val="00250C2A"/>
    <w:rsid w:val="00267CCB"/>
    <w:rsid w:val="00271F21"/>
    <w:rsid w:val="00274E15"/>
    <w:rsid w:val="00275413"/>
    <w:rsid w:val="002A0912"/>
    <w:rsid w:val="002B4324"/>
    <w:rsid w:val="002C3B7E"/>
    <w:rsid w:val="002D0D30"/>
    <w:rsid w:val="002D1015"/>
    <w:rsid w:val="002D4BAE"/>
    <w:rsid w:val="002E3BA1"/>
    <w:rsid w:val="002E6525"/>
    <w:rsid w:val="002F1479"/>
    <w:rsid w:val="002F3963"/>
    <w:rsid w:val="002F450E"/>
    <w:rsid w:val="003030D3"/>
    <w:rsid w:val="00307B7A"/>
    <w:rsid w:val="0032704F"/>
    <w:rsid w:val="00333E38"/>
    <w:rsid w:val="00340110"/>
    <w:rsid w:val="00343E36"/>
    <w:rsid w:val="00360CA1"/>
    <w:rsid w:val="00365A9A"/>
    <w:rsid w:val="003A705E"/>
    <w:rsid w:val="003B0F58"/>
    <w:rsid w:val="003B6C67"/>
    <w:rsid w:val="003C055F"/>
    <w:rsid w:val="003C7E60"/>
    <w:rsid w:val="003E5D71"/>
    <w:rsid w:val="003F26C4"/>
    <w:rsid w:val="003F4FA9"/>
    <w:rsid w:val="00400FA9"/>
    <w:rsid w:val="00434C5E"/>
    <w:rsid w:val="0043513A"/>
    <w:rsid w:val="004429B2"/>
    <w:rsid w:val="004500E7"/>
    <w:rsid w:val="00475767"/>
    <w:rsid w:val="00482C9F"/>
    <w:rsid w:val="00493DE0"/>
    <w:rsid w:val="00495F12"/>
    <w:rsid w:val="004C2065"/>
    <w:rsid w:val="004C5ADB"/>
    <w:rsid w:val="004C67FF"/>
    <w:rsid w:val="004D0CC1"/>
    <w:rsid w:val="004D7BB5"/>
    <w:rsid w:val="004E044E"/>
    <w:rsid w:val="004E3200"/>
    <w:rsid w:val="00502425"/>
    <w:rsid w:val="005043FA"/>
    <w:rsid w:val="00504830"/>
    <w:rsid w:val="00510304"/>
    <w:rsid w:val="00516CE7"/>
    <w:rsid w:val="00524922"/>
    <w:rsid w:val="00546CFD"/>
    <w:rsid w:val="00556787"/>
    <w:rsid w:val="00561B30"/>
    <w:rsid w:val="0058421F"/>
    <w:rsid w:val="005A50DB"/>
    <w:rsid w:val="005A6179"/>
    <w:rsid w:val="005B0735"/>
    <w:rsid w:val="005B373F"/>
    <w:rsid w:val="005C07D4"/>
    <w:rsid w:val="005C3592"/>
    <w:rsid w:val="005C5252"/>
    <w:rsid w:val="005D1B75"/>
    <w:rsid w:val="005E6AEF"/>
    <w:rsid w:val="005F7443"/>
    <w:rsid w:val="00625636"/>
    <w:rsid w:val="00633961"/>
    <w:rsid w:val="006425A0"/>
    <w:rsid w:val="00660952"/>
    <w:rsid w:val="006678D1"/>
    <w:rsid w:val="00677303"/>
    <w:rsid w:val="006802F7"/>
    <w:rsid w:val="006832E0"/>
    <w:rsid w:val="00690861"/>
    <w:rsid w:val="006A05C3"/>
    <w:rsid w:val="006A66FF"/>
    <w:rsid w:val="006B1CBA"/>
    <w:rsid w:val="006B6499"/>
    <w:rsid w:val="006F0BEE"/>
    <w:rsid w:val="006F6516"/>
    <w:rsid w:val="006F74C3"/>
    <w:rsid w:val="007129B2"/>
    <w:rsid w:val="00720648"/>
    <w:rsid w:val="007316F1"/>
    <w:rsid w:val="0073443C"/>
    <w:rsid w:val="00743971"/>
    <w:rsid w:val="00753C5F"/>
    <w:rsid w:val="00763BC4"/>
    <w:rsid w:val="007678C6"/>
    <w:rsid w:val="00771962"/>
    <w:rsid w:val="00786FA7"/>
    <w:rsid w:val="00787814"/>
    <w:rsid w:val="0079479F"/>
    <w:rsid w:val="007A7ECF"/>
    <w:rsid w:val="007B4029"/>
    <w:rsid w:val="007C519A"/>
    <w:rsid w:val="007D336A"/>
    <w:rsid w:val="007D3708"/>
    <w:rsid w:val="007D734D"/>
    <w:rsid w:val="007E0380"/>
    <w:rsid w:val="007E08BC"/>
    <w:rsid w:val="007E52BA"/>
    <w:rsid w:val="007F6657"/>
    <w:rsid w:val="008140C1"/>
    <w:rsid w:val="008224B7"/>
    <w:rsid w:val="00823EBB"/>
    <w:rsid w:val="00824339"/>
    <w:rsid w:val="00824970"/>
    <w:rsid w:val="008368F3"/>
    <w:rsid w:val="008405C8"/>
    <w:rsid w:val="00846F4D"/>
    <w:rsid w:val="0085186E"/>
    <w:rsid w:val="00857805"/>
    <w:rsid w:val="00857CE2"/>
    <w:rsid w:val="0086153F"/>
    <w:rsid w:val="00887328"/>
    <w:rsid w:val="008C3F68"/>
    <w:rsid w:val="008D0A2F"/>
    <w:rsid w:val="008D7F7C"/>
    <w:rsid w:val="008E3B8B"/>
    <w:rsid w:val="008E3E31"/>
    <w:rsid w:val="008E78C7"/>
    <w:rsid w:val="008F2D22"/>
    <w:rsid w:val="00905E03"/>
    <w:rsid w:val="00923FD5"/>
    <w:rsid w:val="0093083E"/>
    <w:rsid w:val="00943288"/>
    <w:rsid w:val="009432D8"/>
    <w:rsid w:val="0095571A"/>
    <w:rsid w:val="00960C34"/>
    <w:rsid w:val="0096544A"/>
    <w:rsid w:val="0096714E"/>
    <w:rsid w:val="00971E28"/>
    <w:rsid w:val="00983227"/>
    <w:rsid w:val="00987332"/>
    <w:rsid w:val="009A0B85"/>
    <w:rsid w:val="009B0191"/>
    <w:rsid w:val="009C7EAD"/>
    <w:rsid w:val="009E794C"/>
    <w:rsid w:val="009F6C29"/>
    <w:rsid w:val="00A13CCE"/>
    <w:rsid w:val="00A17DCE"/>
    <w:rsid w:val="00A21C8E"/>
    <w:rsid w:val="00A25E64"/>
    <w:rsid w:val="00A41251"/>
    <w:rsid w:val="00A41B54"/>
    <w:rsid w:val="00A45447"/>
    <w:rsid w:val="00A51B78"/>
    <w:rsid w:val="00A5285E"/>
    <w:rsid w:val="00A55540"/>
    <w:rsid w:val="00A65FB9"/>
    <w:rsid w:val="00A85E13"/>
    <w:rsid w:val="00A864C3"/>
    <w:rsid w:val="00A87B52"/>
    <w:rsid w:val="00A96319"/>
    <w:rsid w:val="00AF221B"/>
    <w:rsid w:val="00B10A75"/>
    <w:rsid w:val="00B15038"/>
    <w:rsid w:val="00B15B45"/>
    <w:rsid w:val="00B17794"/>
    <w:rsid w:val="00B70EE7"/>
    <w:rsid w:val="00B8561A"/>
    <w:rsid w:val="00BB561D"/>
    <w:rsid w:val="00BC3A87"/>
    <w:rsid w:val="00BC7B6E"/>
    <w:rsid w:val="00BE19B4"/>
    <w:rsid w:val="00BE54A4"/>
    <w:rsid w:val="00BE710A"/>
    <w:rsid w:val="00BF48B5"/>
    <w:rsid w:val="00BF6F7F"/>
    <w:rsid w:val="00C137E1"/>
    <w:rsid w:val="00C20E8E"/>
    <w:rsid w:val="00C3081A"/>
    <w:rsid w:val="00C35BC6"/>
    <w:rsid w:val="00C419BA"/>
    <w:rsid w:val="00C45803"/>
    <w:rsid w:val="00C560AB"/>
    <w:rsid w:val="00C564DA"/>
    <w:rsid w:val="00C64915"/>
    <w:rsid w:val="00C74E8D"/>
    <w:rsid w:val="00C75C7D"/>
    <w:rsid w:val="00C91DA4"/>
    <w:rsid w:val="00CA0FED"/>
    <w:rsid w:val="00CA49CD"/>
    <w:rsid w:val="00CC6EA1"/>
    <w:rsid w:val="00CC74C5"/>
    <w:rsid w:val="00CD41BA"/>
    <w:rsid w:val="00CE5766"/>
    <w:rsid w:val="00CE5AC0"/>
    <w:rsid w:val="00CF3737"/>
    <w:rsid w:val="00D038A6"/>
    <w:rsid w:val="00D07928"/>
    <w:rsid w:val="00D21B7F"/>
    <w:rsid w:val="00D2680A"/>
    <w:rsid w:val="00D307F0"/>
    <w:rsid w:val="00D409A6"/>
    <w:rsid w:val="00D41CF2"/>
    <w:rsid w:val="00D45DEC"/>
    <w:rsid w:val="00D45F9B"/>
    <w:rsid w:val="00D93EFF"/>
    <w:rsid w:val="00D96A15"/>
    <w:rsid w:val="00DB7AB7"/>
    <w:rsid w:val="00DC02E2"/>
    <w:rsid w:val="00DC5310"/>
    <w:rsid w:val="00DD67DD"/>
    <w:rsid w:val="00DE0AEF"/>
    <w:rsid w:val="00DE610E"/>
    <w:rsid w:val="00DF2172"/>
    <w:rsid w:val="00E21879"/>
    <w:rsid w:val="00E22436"/>
    <w:rsid w:val="00E46183"/>
    <w:rsid w:val="00E46504"/>
    <w:rsid w:val="00E5001B"/>
    <w:rsid w:val="00E523A8"/>
    <w:rsid w:val="00E6049D"/>
    <w:rsid w:val="00E60613"/>
    <w:rsid w:val="00E60F56"/>
    <w:rsid w:val="00E77DEB"/>
    <w:rsid w:val="00E81180"/>
    <w:rsid w:val="00E81EAC"/>
    <w:rsid w:val="00E86F10"/>
    <w:rsid w:val="00E86F44"/>
    <w:rsid w:val="00E97E48"/>
    <w:rsid w:val="00EA052E"/>
    <w:rsid w:val="00EA25D6"/>
    <w:rsid w:val="00EA4FA2"/>
    <w:rsid w:val="00EA62F2"/>
    <w:rsid w:val="00EB0BFC"/>
    <w:rsid w:val="00EB3C00"/>
    <w:rsid w:val="00EB67F7"/>
    <w:rsid w:val="00EC209F"/>
    <w:rsid w:val="00EC5263"/>
    <w:rsid w:val="00EC6FE9"/>
    <w:rsid w:val="00ED1A9C"/>
    <w:rsid w:val="00ED435B"/>
    <w:rsid w:val="00F37F40"/>
    <w:rsid w:val="00F40054"/>
    <w:rsid w:val="00F556C7"/>
    <w:rsid w:val="00F65E01"/>
    <w:rsid w:val="00F72CEE"/>
    <w:rsid w:val="00F92633"/>
    <w:rsid w:val="00F94C9F"/>
    <w:rsid w:val="00F966CF"/>
    <w:rsid w:val="00FA1270"/>
    <w:rsid w:val="00FA373D"/>
    <w:rsid w:val="00FB0DAE"/>
    <w:rsid w:val="00FB3952"/>
    <w:rsid w:val="00FC641E"/>
    <w:rsid w:val="00FD6AD9"/>
    <w:rsid w:val="00FE2B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223B7"/>
  <w15:docId w15:val="{50EDEF0D-C80F-4F46-89B0-DA233EB4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343E36"/>
    <w:rPr>
      <w:rFonts w:ascii="Arial" w:hAnsi="Arial"/>
      <w:lang w:val="nl-NL" w:eastAsia="nl-NL"/>
    </w:rPr>
  </w:style>
  <w:style w:type="paragraph" w:styleId="Kop1">
    <w:name w:val="heading 1"/>
    <w:basedOn w:val="Standaard"/>
    <w:next w:val="Standaard"/>
    <w:link w:val="Kop1Char"/>
    <w:qFormat/>
    <w:rsid w:val="00E60613"/>
    <w:pPr>
      <w:keepNext/>
      <w:numPr>
        <w:numId w:val="1"/>
      </w:numPr>
      <w:spacing w:before="240" w:after="60"/>
      <w:outlineLvl w:val="0"/>
    </w:pPr>
    <w:rPr>
      <w:b/>
      <w:kern w:val="28"/>
      <w:sz w:val="22"/>
      <w:lang w:val="en-GB"/>
    </w:rPr>
  </w:style>
  <w:style w:type="paragraph" w:styleId="Kop2">
    <w:name w:val="heading 2"/>
    <w:basedOn w:val="Standaard"/>
    <w:next w:val="Standaard"/>
    <w:link w:val="Kop2Char"/>
    <w:qFormat/>
    <w:rsid w:val="00E60613"/>
    <w:pPr>
      <w:keepNext/>
      <w:numPr>
        <w:ilvl w:val="1"/>
        <w:numId w:val="1"/>
      </w:numPr>
      <w:tabs>
        <w:tab w:val="left" w:pos="907"/>
      </w:tabs>
      <w:ind w:left="907"/>
      <w:outlineLvl w:val="1"/>
    </w:pPr>
    <w:rPr>
      <w:lang w:val="en-GB"/>
    </w:rPr>
  </w:style>
  <w:style w:type="paragraph" w:styleId="Kop3">
    <w:name w:val="heading 3"/>
    <w:basedOn w:val="Standaard"/>
    <w:next w:val="Standaard"/>
    <w:link w:val="Kop3Char"/>
    <w:qFormat/>
    <w:rsid w:val="002E3BA1"/>
    <w:pPr>
      <w:keepNext/>
      <w:numPr>
        <w:ilvl w:val="2"/>
        <w:numId w:val="1"/>
      </w:numPr>
      <w:tabs>
        <w:tab w:val="left" w:pos="1588"/>
      </w:tabs>
      <w:ind w:left="1587" w:hanging="680"/>
      <w:outlineLvl w:val="2"/>
    </w:pPr>
    <w:rPr>
      <w:lang w:val="en-GB"/>
    </w:rPr>
  </w:style>
  <w:style w:type="paragraph" w:styleId="Kop4">
    <w:name w:val="heading 4"/>
    <w:basedOn w:val="Standaard"/>
    <w:next w:val="Standaard"/>
    <w:link w:val="Kop4Char"/>
    <w:qFormat/>
    <w:rsid w:val="00EA052E"/>
    <w:pPr>
      <w:keepNext/>
      <w:numPr>
        <w:ilvl w:val="3"/>
        <w:numId w:val="1"/>
      </w:numPr>
      <w:ind w:left="2439" w:hanging="851"/>
      <w:outlineLvl w:val="3"/>
    </w:pPr>
    <w:rPr>
      <w:bCs/>
      <w:szCs w:val="28"/>
      <w:lang w:val="en-GB"/>
    </w:rPr>
  </w:style>
  <w:style w:type="paragraph" w:styleId="Kop5">
    <w:name w:val="heading 5"/>
    <w:basedOn w:val="Standaard"/>
    <w:next w:val="Standaard"/>
    <w:link w:val="Kop5Char"/>
    <w:qFormat/>
    <w:rsid w:val="000C3C9B"/>
    <w:pPr>
      <w:numPr>
        <w:ilvl w:val="4"/>
        <w:numId w:val="1"/>
      </w:numPr>
      <w:outlineLvl w:val="4"/>
    </w:pPr>
    <w:rPr>
      <w:bCs/>
      <w:iCs/>
      <w:szCs w:val="26"/>
      <w:lang w:val="en-GB"/>
    </w:rPr>
  </w:style>
  <w:style w:type="paragraph" w:styleId="Kop6">
    <w:name w:val="heading 6"/>
    <w:basedOn w:val="Standaard"/>
    <w:next w:val="Standaard"/>
    <w:link w:val="Kop6Char"/>
    <w:qFormat/>
    <w:rsid w:val="000C3C9B"/>
    <w:pPr>
      <w:numPr>
        <w:ilvl w:val="5"/>
        <w:numId w:val="1"/>
      </w:numPr>
      <w:spacing w:before="240" w:after="60"/>
      <w:outlineLvl w:val="5"/>
    </w:pPr>
    <w:rPr>
      <w:rFonts w:ascii="Times New Roman" w:hAnsi="Times New Roman"/>
      <w:b/>
      <w:bCs/>
      <w:sz w:val="22"/>
      <w:szCs w:val="22"/>
      <w:lang w:val="en-GB"/>
    </w:rPr>
  </w:style>
  <w:style w:type="paragraph" w:styleId="Kop7">
    <w:name w:val="heading 7"/>
    <w:basedOn w:val="Standaard"/>
    <w:next w:val="Standaard"/>
    <w:link w:val="Kop7Char"/>
    <w:qFormat/>
    <w:rsid w:val="000C3C9B"/>
    <w:pPr>
      <w:numPr>
        <w:ilvl w:val="6"/>
        <w:numId w:val="1"/>
      </w:numPr>
      <w:spacing w:before="240" w:after="60"/>
      <w:outlineLvl w:val="6"/>
    </w:pPr>
    <w:rPr>
      <w:rFonts w:ascii="Times New Roman" w:hAnsi="Times New Roman"/>
      <w:sz w:val="24"/>
      <w:szCs w:val="24"/>
      <w:lang w:val="en-GB"/>
    </w:rPr>
  </w:style>
  <w:style w:type="paragraph" w:styleId="Kop8">
    <w:name w:val="heading 8"/>
    <w:basedOn w:val="Standaard"/>
    <w:next w:val="Standaard"/>
    <w:link w:val="Kop8Char"/>
    <w:qFormat/>
    <w:rsid w:val="000C3C9B"/>
    <w:pPr>
      <w:numPr>
        <w:ilvl w:val="7"/>
        <w:numId w:val="1"/>
      </w:numPr>
      <w:spacing w:before="240" w:after="60"/>
      <w:outlineLvl w:val="7"/>
    </w:pPr>
    <w:rPr>
      <w:rFonts w:ascii="Times New Roman" w:hAnsi="Times New Roman"/>
      <w:i/>
      <w:iCs/>
      <w:sz w:val="24"/>
      <w:szCs w:val="24"/>
      <w:lang w:val="en-GB"/>
    </w:rPr>
  </w:style>
  <w:style w:type="paragraph" w:styleId="Kop9">
    <w:name w:val="heading 9"/>
    <w:basedOn w:val="Standaard"/>
    <w:next w:val="Standaard"/>
    <w:link w:val="Kop9Char"/>
    <w:qFormat/>
    <w:rsid w:val="000C3C9B"/>
    <w:pPr>
      <w:numPr>
        <w:ilvl w:val="8"/>
        <w:numId w:val="1"/>
      </w:numPr>
      <w:spacing w:before="240" w:after="60"/>
      <w:outlineLvl w:val="8"/>
    </w:pPr>
    <w:rPr>
      <w:rFonts w:cs="Arial"/>
      <w:sz w:val="22"/>
      <w:szCs w:val="22"/>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rsid w:val="00482C9F"/>
    <w:pPr>
      <w:tabs>
        <w:tab w:val="center" w:pos="4536"/>
        <w:tab w:val="right" w:pos="9072"/>
      </w:tabs>
    </w:pPr>
  </w:style>
  <w:style w:type="paragraph" w:styleId="Voettekst">
    <w:name w:val="footer"/>
    <w:basedOn w:val="Standaard"/>
    <w:link w:val="VoettekstChar"/>
    <w:uiPriority w:val="99"/>
    <w:rsid w:val="00482C9F"/>
    <w:pPr>
      <w:tabs>
        <w:tab w:val="center" w:pos="4536"/>
        <w:tab w:val="right" w:pos="9072"/>
      </w:tabs>
    </w:pPr>
  </w:style>
  <w:style w:type="paragraph" w:styleId="Plattetekstinspringen">
    <w:name w:val="Body Text Indent"/>
    <w:basedOn w:val="Standaard"/>
    <w:rsid w:val="00482C9F"/>
    <w:pPr>
      <w:tabs>
        <w:tab w:val="left" w:pos="567"/>
      </w:tabs>
      <w:ind w:left="570"/>
    </w:pPr>
  </w:style>
  <w:style w:type="paragraph" w:styleId="Plattetekstinspringen2">
    <w:name w:val="Body Text Indent 2"/>
    <w:basedOn w:val="Standaard"/>
    <w:rsid w:val="00482C9F"/>
    <w:pPr>
      <w:tabs>
        <w:tab w:val="left" w:pos="567"/>
        <w:tab w:val="left" w:pos="993"/>
      </w:tabs>
      <w:ind w:left="708" w:hanging="138"/>
    </w:pPr>
  </w:style>
  <w:style w:type="paragraph" w:styleId="Plattetekst">
    <w:name w:val="Body Text"/>
    <w:basedOn w:val="Standaard"/>
    <w:rsid w:val="00482C9F"/>
    <w:rPr>
      <w:sz w:val="16"/>
    </w:rPr>
  </w:style>
  <w:style w:type="character" w:customStyle="1" w:styleId="Kop1Char">
    <w:name w:val="Kop 1 Char"/>
    <w:basedOn w:val="Standaardalinea-lettertype"/>
    <w:link w:val="Kop1"/>
    <w:rsid w:val="00E60613"/>
    <w:rPr>
      <w:rFonts w:ascii="Arial" w:hAnsi="Arial"/>
      <w:b/>
      <w:kern w:val="28"/>
      <w:sz w:val="22"/>
      <w:lang w:val="en-GB" w:eastAsia="nl-NL"/>
    </w:rPr>
  </w:style>
  <w:style w:type="character" w:customStyle="1" w:styleId="Kop2Char">
    <w:name w:val="Kop 2 Char"/>
    <w:basedOn w:val="Standaardalinea-lettertype"/>
    <w:link w:val="Kop2"/>
    <w:rsid w:val="00E60613"/>
    <w:rPr>
      <w:rFonts w:ascii="Arial" w:hAnsi="Arial"/>
      <w:lang w:val="en-GB" w:eastAsia="nl-NL"/>
    </w:rPr>
  </w:style>
  <w:style w:type="character" w:customStyle="1" w:styleId="Kop3Char">
    <w:name w:val="Kop 3 Char"/>
    <w:basedOn w:val="Standaardalinea-lettertype"/>
    <w:link w:val="Kop3"/>
    <w:rsid w:val="002E3BA1"/>
    <w:rPr>
      <w:rFonts w:ascii="Arial" w:hAnsi="Arial"/>
      <w:lang w:val="en-GB" w:eastAsia="nl-NL"/>
    </w:rPr>
  </w:style>
  <w:style w:type="character" w:customStyle="1" w:styleId="Kop4Char">
    <w:name w:val="Kop 4 Char"/>
    <w:basedOn w:val="Standaardalinea-lettertype"/>
    <w:link w:val="Kop4"/>
    <w:rsid w:val="00EA052E"/>
    <w:rPr>
      <w:rFonts w:ascii="Arial" w:hAnsi="Arial"/>
      <w:bCs/>
      <w:szCs w:val="28"/>
      <w:lang w:val="en-GB" w:eastAsia="nl-NL"/>
    </w:rPr>
  </w:style>
  <w:style w:type="character" w:customStyle="1" w:styleId="Kop5Char">
    <w:name w:val="Kop 5 Char"/>
    <w:basedOn w:val="Standaardalinea-lettertype"/>
    <w:link w:val="Kop5"/>
    <w:rsid w:val="000C3C9B"/>
    <w:rPr>
      <w:rFonts w:ascii="Arial" w:hAnsi="Arial"/>
      <w:bCs/>
      <w:iCs/>
      <w:szCs w:val="26"/>
      <w:lang w:val="en-GB" w:eastAsia="nl-NL"/>
    </w:rPr>
  </w:style>
  <w:style w:type="character" w:customStyle="1" w:styleId="Kop6Char">
    <w:name w:val="Kop 6 Char"/>
    <w:basedOn w:val="Standaardalinea-lettertype"/>
    <w:link w:val="Kop6"/>
    <w:rsid w:val="000C3C9B"/>
    <w:rPr>
      <w:b/>
      <w:bCs/>
      <w:sz w:val="22"/>
      <w:szCs w:val="22"/>
      <w:lang w:val="en-GB" w:eastAsia="nl-NL"/>
    </w:rPr>
  </w:style>
  <w:style w:type="character" w:customStyle="1" w:styleId="Kop7Char">
    <w:name w:val="Kop 7 Char"/>
    <w:basedOn w:val="Standaardalinea-lettertype"/>
    <w:link w:val="Kop7"/>
    <w:rsid w:val="000C3C9B"/>
    <w:rPr>
      <w:sz w:val="24"/>
      <w:szCs w:val="24"/>
      <w:lang w:val="en-GB" w:eastAsia="nl-NL"/>
    </w:rPr>
  </w:style>
  <w:style w:type="character" w:customStyle="1" w:styleId="Kop8Char">
    <w:name w:val="Kop 8 Char"/>
    <w:basedOn w:val="Standaardalinea-lettertype"/>
    <w:link w:val="Kop8"/>
    <w:rsid w:val="000C3C9B"/>
    <w:rPr>
      <w:i/>
      <w:iCs/>
      <w:sz w:val="24"/>
      <w:szCs w:val="24"/>
      <w:lang w:val="en-GB" w:eastAsia="nl-NL"/>
    </w:rPr>
  </w:style>
  <w:style w:type="character" w:customStyle="1" w:styleId="Kop9Char">
    <w:name w:val="Kop 9 Char"/>
    <w:basedOn w:val="Standaardalinea-lettertype"/>
    <w:link w:val="Kop9"/>
    <w:rsid w:val="000C3C9B"/>
    <w:rPr>
      <w:rFonts w:ascii="Arial" w:hAnsi="Arial" w:cs="Arial"/>
      <w:sz w:val="22"/>
      <w:szCs w:val="22"/>
      <w:lang w:val="en-GB" w:eastAsia="nl-NL"/>
    </w:rPr>
  </w:style>
  <w:style w:type="character" w:styleId="Paginanummer">
    <w:name w:val="page number"/>
    <w:basedOn w:val="Standaardalinea-lettertype"/>
    <w:uiPriority w:val="99"/>
    <w:rsid w:val="00A45447"/>
    <w:rPr>
      <w:rFonts w:ascii="Arial" w:hAnsi="Arial"/>
      <w:noProof w:val="0"/>
      <w:lang w:val="en-GB"/>
    </w:rPr>
  </w:style>
  <w:style w:type="paragraph" w:customStyle="1" w:styleId="normaal-3">
    <w:name w:val="normaal-3"/>
    <w:basedOn w:val="Standaard"/>
    <w:link w:val="normaal-3Char"/>
    <w:rsid w:val="002E3BA1"/>
    <w:pPr>
      <w:tabs>
        <w:tab w:val="left" w:pos="340"/>
        <w:tab w:val="left" w:pos="1440"/>
        <w:tab w:val="left" w:pos="1872"/>
      </w:tabs>
      <w:ind w:left="1588"/>
    </w:pPr>
    <w:rPr>
      <w:lang w:val="en-GB"/>
    </w:rPr>
  </w:style>
  <w:style w:type="character" w:customStyle="1" w:styleId="normaal-3Char">
    <w:name w:val="normaal-3 Char"/>
    <w:basedOn w:val="Standaardalinea-lettertype"/>
    <w:link w:val="normaal-3"/>
    <w:rsid w:val="002E3BA1"/>
    <w:rPr>
      <w:rFonts w:ascii="Arial" w:hAnsi="Arial"/>
      <w:lang w:val="en-GB" w:eastAsia="nl-NL"/>
    </w:rPr>
  </w:style>
  <w:style w:type="paragraph" w:customStyle="1" w:styleId="normaal-2">
    <w:name w:val="normaal-2"/>
    <w:basedOn w:val="Standaard"/>
    <w:rsid w:val="002E3BA1"/>
    <w:pPr>
      <w:tabs>
        <w:tab w:val="left" w:pos="340"/>
        <w:tab w:val="left" w:pos="864"/>
        <w:tab w:val="left" w:pos="1440"/>
        <w:tab w:val="left" w:pos="1872"/>
      </w:tabs>
      <w:ind w:left="907"/>
    </w:pPr>
    <w:rPr>
      <w:lang w:val="en-GB"/>
    </w:rPr>
  </w:style>
  <w:style w:type="paragraph" w:customStyle="1" w:styleId="normaal-1">
    <w:name w:val="normaal-1"/>
    <w:basedOn w:val="Standaard"/>
    <w:link w:val="normaal-1Char"/>
    <w:rsid w:val="002E3BA1"/>
    <w:pPr>
      <w:tabs>
        <w:tab w:val="left" w:pos="340"/>
        <w:tab w:val="left" w:pos="432"/>
        <w:tab w:val="left" w:pos="864"/>
        <w:tab w:val="left" w:pos="1440"/>
        <w:tab w:val="left" w:pos="1872"/>
      </w:tabs>
      <w:ind w:left="340"/>
    </w:pPr>
    <w:rPr>
      <w:lang w:val="en-GB"/>
    </w:rPr>
  </w:style>
  <w:style w:type="character" w:customStyle="1" w:styleId="normaal-1Char">
    <w:name w:val="normaal-1 Char"/>
    <w:basedOn w:val="Standaardalinea-lettertype"/>
    <w:link w:val="normaal-1"/>
    <w:rsid w:val="002E3BA1"/>
    <w:rPr>
      <w:rFonts w:ascii="Arial" w:hAnsi="Arial"/>
      <w:lang w:val="en-GB" w:eastAsia="nl-NL"/>
    </w:rPr>
  </w:style>
  <w:style w:type="paragraph" w:customStyle="1" w:styleId="Kop">
    <w:name w:val="Kop"/>
    <w:basedOn w:val="Kop1"/>
    <w:rsid w:val="002B4324"/>
    <w:pPr>
      <w:numPr>
        <w:numId w:val="0"/>
      </w:numPr>
    </w:pPr>
    <w:rPr>
      <w:rFonts w:ascii="Nyala" w:hAnsi="Nyala" w:cs="Arial"/>
      <w:bCs/>
      <w:kern w:val="32"/>
      <w:szCs w:val="24"/>
      <w:lang w:val="nl-NL"/>
    </w:rPr>
  </w:style>
  <w:style w:type="paragraph" w:styleId="Bloktekst">
    <w:name w:val="Block Text"/>
    <w:basedOn w:val="Standaard"/>
    <w:rsid w:val="002B4324"/>
    <w:rPr>
      <w:rFonts w:ascii="Times New Roman" w:hAnsi="Times New Roman"/>
      <w:sz w:val="24"/>
      <w:szCs w:val="24"/>
      <w:lang w:val="en-US" w:eastAsia="en-US"/>
    </w:rPr>
  </w:style>
  <w:style w:type="paragraph" w:customStyle="1" w:styleId="TableText">
    <w:name w:val="Table Text"/>
    <w:basedOn w:val="Standaard"/>
    <w:rsid w:val="002B4324"/>
    <w:rPr>
      <w:rFonts w:ascii="Times New Roman" w:hAnsi="Times New Roman"/>
      <w:sz w:val="24"/>
      <w:lang w:val="en-US" w:eastAsia="en-US"/>
    </w:rPr>
  </w:style>
  <w:style w:type="paragraph" w:customStyle="1" w:styleId="TableHeaderText">
    <w:name w:val="Table Header Text"/>
    <w:basedOn w:val="Standaard"/>
    <w:rsid w:val="002B4324"/>
    <w:pPr>
      <w:jc w:val="center"/>
    </w:pPr>
    <w:rPr>
      <w:rFonts w:ascii="Times New Roman" w:hAnsi="Times New Roman"/>
      <w:b/>
      <w:sz w:val="24"/>
      <w:lang w:val="en-US" w:eastAsia="en-US"/>
    </w:rPr>
  </w:style>
  <w:style w:type="character" w:customStyle="1" w:styleId="MessageHeaderLabel">
    <w:name w:val="Message Header Label"/>
    <w:rsid w:val="00365A9A"/>
    <w:rPr>
      <w:rFonts w:ascii="Tahoma" w:hAnsi="Tahoma"/>
      <w:b/>
      <w:spacing w:val="-10"/>
      <w:sz w:val="20"/>
    </w:rPr>
  </w:style>
  <w:style w:type="paragraph" w:customStyle="1" w:styleId="OpmaakprofielLinks08cm">
    <w:name w:val="Opmaakprofiel Links:  0.8 cm"/>
    <w:basedOn w:val="Standaard"/>
    <w:rsid w:val="00365A9A"/>
    <w:pPr>
      <w:ind w:left="454"/>
    </w:pPr>
    <w:rPr>
      <w:rFonts w:ascii="Tahoma" w:hAnsi="Tahoma"/>
      <w:sz w:val="22"/>
      <w:lang w:val="en-GB" w:eastAsia="en-US"/>
    </w:rPr>
  </w:style>
  <w:style w:type="paragraph" w:customStyle="1" w:styleId="link18">
    <w:name w:val="link 1.8"/>
    <w:basedOn w:val="OpmaakprofielLinks08cm"/>
    <w:rsid w:val="00365A9A"/>
    <w:pPr>
      <w:tabs>
        <w:tab w:val="left" w:pos="1021"/>
        <w:tab w:val="left" w:pos="1418"/>
        <w:tab w:val="left" w:pos="1701"/>
      </w:tabs>
      <w:ind w:left="1021"/>
    </w:pPr>
    <w:rPr>
      <w:lang w:val="nl-NL"/>
    </w:rPr>
  </w:style>
  <w:style w:type="paragraph" w:customStyle="1" w:styleId="link3">
    <w:name w:val="link 3"/>
    <w:basedOn w:val="Standaard"/>
    <w:rsid w:val="00365A9A"/>
    <w:pPr>
      <w:tabs>
        <w:tab w:val="left" w:pos="1701"/>
        <w:tab w:val="left" w:pos="1985"/>
        <w:tab w:val="left" w:pos="2268"/>
      </w:tabs>
      <w:ind w:left="1701"/>
    </w:pPr>
    <w:rPr>
      <w:rFonts w:ascii="Tahoma" w:hAnsi="Tahoma"/>
      <w:sz w:val="22"/>
      <w:szCs w:val="24"/>
      <w:lang w:eastAsia="en-US"/>
    </w:rPr>
  </w:style>
  <w:style w:type="character" w:styleId="Verwijzingopmerking">
    <w:name w:val="annotation reference"/>
    <w:basedOn w:val="Standaardalinea-lettertype"/>
    <w:rsid w:val="008140C1"/>
    <w:rPr>
      <w:sz w:val="16"/>
      <w:szCs w:val="16"/>
    </w:rPr>
  </w:style>
  <w:style w:type="paragraph" w:styleId="Tekstopmerking">
    <w:name w:val="annotation text"/>
    <w:basedOn w:val="Standaard"/>
    <w:link w:val="TekstopmerkingChar"/>
    <w:rsid w:val="008140C1"/>
  </w:style>
  <w:style w:type="character" w:customStyle="1" w:styleId="TekstopmerkingChar">
    <w:name w:val="Tekst opmerking Char"/>
    <w:basedOn w:val="Standaardalinea-lettertype"/>
    <w:link w:val="Tekstopmerking"/>
    <w:rsid w:val="008140C1"/>
    <w:rPr>
      <w:rFonts w:ascii="Arial" w:hAnsi="Arial"/>
      <w:lang w:val="nl-NL" w:eastAsia="nl-NL"/>
    </w:rPr>
  </w:style>
  <w:style w:type="paragraph" w:styleId="Onderwerpvanopmerking">
    <w:name w:val="annotation subject"/>
    <w:basedOn w:val="Tekstopmerking"/>
    <w:next w:val="Tekstopmerking"/>
    <w:link w:val="OnderwerpvanopmerkingChar"/>
    <w:rsid w:val="008140C1"/>
    <w:rPr>
      <w:b/>
      <w:bCs/>
    </w:rPr>
  </w:style>
  <w:style w:type="character" w:customStyle="1" w:styleId="OnderwerpvanopmerkingChar">
    <w:name w:val="Onderwerp van opmerking Char"/>
    <w:basedOn w:val="TekstopmerkingChar"/>
    <w:link w:val="Onderwerpvanopmerking"/>
    <w:rsid w:val="008140C1"/>
    <w:rPr>
      <w:rFonts w:ascii="Arial" w:hAnsi="Arial"/>
      <w:b/>
      <w:bCs/>
      <w:lang w:val="nl-NL" w:eastAsia="nl-NL"/>
    </w:rPr>
  </w:style>
  <w:style w:type="paragraph" w:styleId="Ballontekst">
    <w:name w:val="Balloon Text"/>
    <w:basedOn w:val="Standaard"/>
    <w:link w:val="BallontekstChar"/>
    <w:rsid w:val="008140C1"/>
    <w:rPr>
      <w:rFonts w:ascii="Tahoma" w:hAnsi="Tahoma" w:cs="Tahoma"/>
      <w:sz w:val="16"/>
      <w:szCs w:val="16"/>
    </w:rPr>
  </w:style>
  <w:style w:type="character" w:customStyle="1" w:styleId="BallontekstChar">
    <w:name w:val="Ballontekst Char"/>
    <w:basedOn w:val="Standaardalinea-lettertype"/>
    <w:link w:val="Ballontekst"/>
    <w:rsid w:val="008140C1"/>
    <w:rPr>
      <w:rFonts w:ascii="Tahoma" w:hAnsi="Tahoma" w:cs="Tahoma"/>
      <w:sz w:val="16"/>
      <w:szCs w:val="16"/>
      <w:lang w:val="nl-NL" w:eastAsia="nl-NL"/>
    </w:rPr>
  </w:style>
  <w:style w:type="paragraph" w:customStyle="1" w:styleId="tabel">
    <w:name w:val="tabel"/>
    <w:basedOn w:val="Standaard"/>
    <w:link w:val="tabelChar"/>
    <w:qFormat/>
    <w:rsid w:val="00E60613"/>
    <w:rPr>
      <w:rFonts w:ascii="Nyala" w:hAnsi="Nyala"/>
      <w:sz w:val="16"/>
      <w:szCs w:val="16"/>
    </w:rPr>
  </w:style>
  <w:style w:type="character" w:customStyle="1" w:styleId="tabelChar">
    <w:name w:val="tabel Char"/>
    <w:basedOn w:val="Standaardalinea-lettertype"/>
    <w:link w:val="tabel"/>
    <w:rsid w:val="00E60613"/>
    <w:rPr>
      <w:rFonts w:ascii="Nyala" w:hAnsi="Nyala"/>
      <w:sz w:val="16"/>
      <w:szCs w:val="16"/>
      <w:lang w:val="nl-NL" w:eastAsia="nl-NL"/>
    </w:rPr>
  </w:style>
  <w:style w:type="paragraph" w:customStyle="1" w:styleId="ParagraafOnderstrepen">
    <w:name w:val="Paragraaf + Onderstrepen"/>
    <w:basedOn w:val="Standaard"/>
    <w:semiHidden/>
    <w:rsid w:val="00E60613"/>
    <w:pPr>
      <w:keepNext/>
      <w:tabs>
        <w:tab w:val="num" w:pos="635"/>
      </w:tabs>
      <w:outlineLvl w:val="1"/>
    </w:pPr>
    <w:rPr>
      <w:rFonts w:ascii="Nyala" w:hAnsi="Nyala"/>
      <w:u w:val="single"/>
    </w:rPr>
  </w:style>
  <w:style w:type="character" w:customStyle="1" w:styleId="VoettekstChar">
    <w:name w:val="Voettekst Char"/>
    <w:basedOn w:val="Standaardalinea-lettertype"/>
    <w:link w:val="Voettekst"/>
    <w:uiPriority w:val="99"/>
    <w:locked/>
    <w:rsid w:val="003B6C67"/>
    <w:rPr>
      <w:rFonts w:ascii="Arial" w:hAnsi="Arial"/>
      <w:lang w:val="nl-NL" w:eastAsia="nl-NL"/>
    </w:rPr>
  </w:style>
  <w:style w:type="table" w:styleId="Tabelraster">
    <w:name w:val="Table Grid"/>
    <w:basedOn w:val="Standaardtabel"/>
    <w:uiPriority w:val="59"/>
    <w:rsid w:val="002E3BA1"/>
    <w:rPr>
      <w:rFonts w:ascii="Calibri" w:eastAsia="Calibri" w:hAnsi="Calibri"/>
      <w:sz w:val="22"/>
      <w:szCs w:val="22"/>
      <w:lang w:val="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al-4">
    <w:name w:val="normaal-4"/>
    <w:basedOn w:val="Standaard"/>
    <w:rsid w:val="00D21B7F"/>
    <w:pPr>
      <w:tabs>
        <w:tab w:val="left" w:pos="2438"/>
      </w:tabs>
    </w:pPr>
    <w:rPr>
      <w:lang w:val="en-GB"/>
    </w:rPr>
  </w:style>
  <w:style w:type="paragraph" w:styleId="Voetnoottekst">
    <w:name w:val="footnote text"/>
    <w:basedOn w:val="Standaard"/>
    <w:link w:val="VoetnoottekstChar"/>
    <w:rsid w:val="004D7BB5"/>
  </w:style>
  <w:style w:type="character" w:customStyle="1" w:styleId="VoetnoottekstChar">
    <w:name w:val="Voetnoottekst Char"/>
    <w:basedOn w:val="Standaardalinea-lettertype"/>
    <w:link w:val="Voetnoottekst"/>
    <w:rsid w:val="004D7BB5"/>
    <w:rPr>
      <w:rFonts w:ascii="Arial" w:hAnsi="Arial"/>
      <w:lang w:val="nl-NL" w:eastAsia="nl-NL"/>
    </w:rPr>
  </w:style>
  <w:style w:type="character" w:styleId="Voetnootmarkering">
    <w:name w:val="footnote reference"/>
    <w:basedOn w:val="Standaardalinea-lettertype"/>
    <w:rsid w:val="004D7BB5"/>
    <w:rPr>
      <w:vertAlign w:val="superscript"/>
    </w:rPr>
  </w:style>
  <w:style w:type="character" w:customStyle="1" w:styleId="KoptekstChar">
    <w:name w:val="Koptekst Char"/>
    <w:basedOn w:val="Standaardalinea-lettertype"/>
    <w:link w:val="Koptekst"/>
    <w:rsid w:val="00DF2172"/>
    <w:rPr>
      <w:rFonts w:ascii="Arial" w:hAnsi="Arial"/>
      <w:lang w:val="nl-NL" w:eastAsia="nl-NL"/>
    </w:rPr>
  </w:style>
  <w:style w:type="paragraph" w:styleId="Lijstalinea">
    <w:name w:val="List Paragraph"/>
    <w:basedOn w:val="Standaard"/>
    <w:uiPriority w:val="34"/>
    <w:qFormat/>
    <w:rsid w:val="005E6AEF"/>
    <w:pPr>
      <w:ind w:left="720"/>
      <w:contextualSpacing/>
    </w:pPr>
  </w:style>
  <w:style w:type="paragraph" w:styleId="Revisie">
    <w:name w:val="Revision"/>
    <w:hidden/>
    <w:uiPriority w:val="99"/>
    <w:semiHidden/>
    <w:rsid w:val="00A21C8E"/>
    <w:rPr>
      <w:rFonts w:ascii="Arial" w:hAnsi="Arial"/>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281">
      <w:bodyDiv w:val="1"/>
      <w:marLeft w:val="0"/>
      <w:marRight w:val="0"/>
      <w:marTop w:val="0"/>
      <w:marBottom w:val="0"/>
      <w:divBdr>
        <w:top w:val="none" w:sz="0" w:space="0" w:color="auto"/>
        <w:left w:val="none" w:sz="0" w:space="0" w:color="auto"/>
        <w:bottom w:val="none" w:sz="0" w:space="0" w:color="auto"/>
        <w:right w:val="none" w:sz="0" w:space="0" w:color="auto"/>
      </w:divBdr>
      <w:divsChild>
        <w:div w:id="953289978">
          <w:marLeft w:val="0"/>
          <w:marRight w:val="0"/>
          <w:marTop w:val="0"/>
          <w:marBottom w:val="0"/>
          <w:divBdr>
            <w:top w:val="none" w:sz="0" w:space="0" w:color="auto"/>
            <w:left w:val="none" w:sz="0" w:space="0" w:color="auto"/>
            <w:bottom w:val="none" w:sz="0" w:space="0" w:color="auto"/>
            <w:right w:val="none" w:sz="0" w:space="0" w:color="auto"/>
          </w:divBdr>
          <w:divsChild>
            <w:div w:id="558518155">
              <w:marLeft w:val="0"/>
              <w:marRight w:val="0"/>
              <w:marTop w:val="0"/>
              <w:marBottom w:val="0"/>
              <w:divBdr>
                <w:top w:val="none" w:sz="0" w:space="0" w:color="auto"/>
                <w:left w:val="none" w:sz="0" w:space="0" w:color="auto"/>
                <w:bottom w:val="none" w:sz="0" w:space="0" w:color="auto"/>
                <w:right w:val="none" w:sz="0" w:space="0" w:color="auto"/>
              </w:divBdr>
              <w:divsChild>
                <w:div w:id="9404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E4D3B-34AA-48B3-AC02-73F38456D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2663</Words>
  <Characters>14647</Characters>
  <Application>Microsoft Office Word</Application>
  <DocSecurity>0</DocSecurity>
  <Lines>122</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Servo Delden BV</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riesthuis;scholtanus</dc:creator>
  <cp:lastModifiedBy>André Krottje</cp:lastModifiedBy>
  <cp:revision>2</cp:revision>
  <cp:lastPrinted>2023-01-25T11:20:00Z</cp:lastPrinted>
  <dcterms:created xsi:type="dcterms:W3CDTF">2026-03-02T14:41:00Z</dcterms:created>
  <dcterms:modified xsi:type="dcterms:W3CDTF">2026-03-02T14:41:00Z</dcterms:modified>
</cp:coreProperties>
</file>